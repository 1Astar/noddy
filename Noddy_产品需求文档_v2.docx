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18CEB">
      <w:pPr>
        <w:spacing w:before="1400" w:after="0"/>
      </w:pPr>
    </w:p>
    <w:p w14:paraId="14A3D1F2">
      <w:pPr>
        <w:spacing w:before="0" w:after="160"/>
        <w:jc w:val="center"/>
      </w:pPr>
      <w:r>
        <w:rPr>
          <w:rFonts w:ascii="Arial" w:hAnsi="Arial" w:eastAsia="Arial" w:cs="Arial"/>
          <w:b/>
          <w:bCs/>
          <w:color w:val="1A1A2E"/>
          <w:sz w:val="80"/>
          <w:szCs w:val="80"/>
        </w:rPr>
        <w:t>Noddy  咿扭扭</w:t>
      </w:r>
    </w:p>
    <w:p w14:paraId="30499165">
      <w:pPr>
        <w:spacing w:before="0" w:after="120"/>
        <w:jc w:val="center"/>
        <w:rPr>
          <w:rFonts w:ascii="Arial" w:hAnsi="Arial" w:eastAsia="Arial" w:cs="Arial"/>
          <w:color w:val="555555"/>
          <w:sz w:val="36"/>
          <w:szCs w:val="36"/>
        </w:rPr>
      </w:pPr>
      <w:r>
        <w:rPr>
          <w:rFonts w:ascii="Arial" w:hAnsi="Arial" w:eastAsia="Arial" w:cs="Arial"/>
          <w:color w:val="555555"/>
          <w:sz w:val="36"/>
          <w:szCs w:val="36"/>
        </w:rPr>
        <w:t>AI 情绪养成伴侣宠物  ·  产品需求文档</w:t>
      </w:r>
    </w:p>
    <w:p w14:paraId="15D67ED1">
      <w:pPr>
        <w:spacing w:before="0" w:after="120"/>
        <w:jc w:val="center"/>
        <w:rPr>
          <w:rFonts w:ascii="Arial" w:hAnsi="Arial" w:eastAsia="Arial" w:cs="Arial"/>
          <w:color w:val="555555"/>
          <w:sz w:val="36"/>
          <w:szCs w:val="36"/>
        </w:rPr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7DD7C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4B6368">
            <w:r>
              <w:rPr>
                <w:rFonts w:ascii="Arial" w:hAnsi="Arial" w:eastAsia="Arial" w:cs="Arial"/>
                <w:color w:val="999999"/>
                <w:sz w:val="18"/>
                <w:szCs w:val="18"/>
              </w:rPr>
              <w:t>文档版本</w:t>
            </w:r>
          </w:p>
          <w:p w14:paraId="2458AB97"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>v2.0</w:t>
            </w:r>
          </w:p>
        </w:tc>
        <w:tc>
          <w:tcPr>
            <w:tcW w:w="234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77AEEC">
            <w:r>
              <w:rPr>
                <w:rFonts w:ascii="Arial" w:hAnsi="Arial" w:eastAsia="Arial" w:cs="Arial"/>
                <w:color w:val="999999"/>
                <w:sz w:val="18"/>
                <w:szCs w:val="18"/>
              </w:rPr>
              <w:t>文档状态</w:t>
            </w:r>
          </w:p>
          <w:p w14:paraId="2939926E"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>评审中</w:t>
            </w:r>
          </w:p>
        </w:tc>
        <w:tc>
          <w:tcPr>
            <w:tcW w:w="234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11EA68">
            <w:r>
              <w:rPr>
                <w:rFonts w:ascii="Arial" w:hAnsi="Arial" w:eastAsia="Arial" w:cs="Arial"/>
                <w:color w:val="999999"/>
                <w:sz w:val="18"/>
                <w:szCs w:val="18"/>
              </w:rPr>
              <w:t>产品负责人</w:t>
            </w:r>
          </w:p>
          <w:p w14:paraId="0695A900"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>星雨</w:t>
            </w:r>
          </w:p>
        </w:tc>
        <w:tc>
          <w:tcPr>
            <w:tcW w:w="234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16A92A">
            <w:r>
              <w:rPr>
                <w:rFonts w:ascii="Arial" w:hAnsi="Arial" w:eastAsia="Arial" w:cs="Arial"/>
                <w:color w:val="999999"/>
                <w:sz w:val="18"/>
                <w:szCs w:val="18"/>
              </w:rPr>
              <w:t>最后更新</w:t>
            </w:r>
          </w:p>
          <w:p w14:paraId="344D53FF"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>2026-04-07</w:t>
            </w:r>
          </w:p>
        </w:tc>
      </w:tr>
    </w:tbl>
    <w:p w14:paraId="5A0F2AE4">
      <w:r>
        <w:br w:type="page"/>
      </w:r>
    </w:p>
    <w:p w14:paraId="314E73D0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版本日志</w:t>
      </w:r>
    </w:p>
    <w:p w14:paraId="79C95D38">
      <w:pPr>
        <w:pBdr>
          <w:bottom w:val="single" w:color="EEEEEE" w:sz="2" w:space="1"/>
        </w:pBdr>
        <w:spacing w:before="160" w:after="16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8"/>
        <w:gridCol w:w="1622"/>
        <w:gridCol w:w="1800"/>
        <w:gridCol w:w="5160"/>
      </w:tblGrid>
      <w:tr w14:paraId="1E003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684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版本</w:t>
            </w:r>
          </w:p>
        </w:tc>
        <w:tc>
          <w:tcPr>
            <w:tcW w:w="1622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60A9">
            <w:pP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日期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1A6E">
            <w:pP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Arial" w:cs="Arial"/>
                <w:b/>
                <w:bCs/>
                <w:color w:val="FFFFFF"/>
                <w:sz w:val="18"/>
                <w:szCs w:val="18"/>
                <w:lang w:val="en-US" w:eastAsia="zh-CN"/>
              </w:rPr>
              <w:t>修改人</w:t>
            </w:r>
          </w:p>
        </w:tc>
        <w:tc>
          <w:tcPr>
            <w:tcW w:w="5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1F5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更新内容</w:t>
            </w:r>
          </w:p>
        </w:tc>
      </w:tr>
      <w:tr w14:paraId="75933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1818C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v1.0</w:t>
            </w:r>
          </w:p>
        </w:tc>
        <w:tc>
          <w:tcPr>
            <w:tcW w:w="1622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D323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2025-02-27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173AAD">
            <w:pPr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444444"/>
                <w:sz w:val="20"/>
                <w:szCs w:val="20"/>
                <w:lang w:val="en-US" w:eastAsia="zh-CN"/>
              </w:rPr>
              <w:t>刘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星雨</w:t>
            </w:r>
          </w:p>
        </w:tc>
        <w:tc>
          <w:tcPr>
            <w:tcW w:w="5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68DAAE">
            <w:pPr>
              <w:rPr>
                <w:rFonts w:hint="default" w:ascii="微软雅黑" w:hAnsi="微软雅黑" w:eastAsia="宋体" w:cs="微软雅黑"/>
                <w:color w:val="444444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初版建立，覆盖产品概述、一期需求</w:t>
            </w:r>
            <w:r>
              <w:rPr>
                <w:rFonts w:hint="eastAsia" w:ascii="Arial" w:hAnsi="Arial" w:eastAsia="宋体" w:cs="Arial"/>
                <w:b w:val="0"/>
                <w:bCs w:val="0"/>
                <w:color w:val="444444"/>
                <w:sz w:val="20"/>
                <w:szCs w:val="20"/>
                <w:lang w:eastAsia="zh-CN"/>
              </w:rPr>
              <w:t>（</w:t>
            </w:r>
            <w:r>
              <w:rPr>
                <w:rFonts w:hint="eastAsia" w:ascii="Arial" w:hAnsi="Arial" w:eastAsia="宋体" w:cs="Arial"/>
                <w:b w:val="0"/>
                <w:bCs w:val="0"/>
                <w:color w:val="444444"/>
                <w:sz w:val="20"/>
                <w:szCs w:val="20"/>
                <w:lang w:val="en-US" w:eastAsia="zh-CN"/>
              </w:rPr>
              <w:t>邮箱登录、app韩文适配）</w:t>
            </w:r>
          </w:p>
        </w:tc>
      </w:tr>
      <w:tr w14:paraId="6D11E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B866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Arial" w:hAnsi="Arial" w:eastAsia="Arial" w:cs="Arial"/>
                <w:b/>
                <w:bCs/>
                <w:color w:val="1A1A2E"/>
                <w:sz w:val="20"/>
                <w:szCs w:val="20"/>
                <w:lang w:val="en-US" w:eastAsia="zh-CN"/>
              </w:rPr>
              <w:t>V1.1</w:t>
            </w:r>
          </w:p>
        </w:tc>
        <w:tc>
          <w:tcPr>
            <w:tcW w:w="1622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4D94C6">
            <w:pPr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2025-03-25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520899">
            <w:pPr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444444"/>
                <w:sz w:val="20"/>
                <w:szCs w:val="20"/>
                <w:lang w:val="en-US" w:eastAsia="zh-CN"/>
              </w:rPr>
              <w:t>刘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星雨</w:t>
            </w:r>
          </w:p>
        </w:tc>
        <w:tc>
          <w:tcPr>
            <w:tcW w:w="5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91B368">
            <w:pPr>
              <w:rPr>
                <w:rFonts w:hint="default" w:ascii="微软雅黑" w:hAnsi="微软雅黑" w:eastAsia="微软雅黑" w:cs="微软雅黑"/>
                <w:color w:val="444444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Arial" w:cs="Arial"/>
                <w:b w:val="0"/>
                <w:bCs w:val="0"/>
                <w:color w:val="444444"/>
                <w:sz w:val="20"/>
                <w:szCs w:val="20"/>
                <w:lang w:val="en-US" w:eastAsia="zh-CN"/>
              </w:rPr>
              <w:t>谷歌上架、服务器合并</w:t>
            </w:r>
          </w:p>
        </w:tc>
      </w:tr>
      <w:tr w14:paraId="0F62F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EB845A">
            <w:pPr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v2.0</w:t>
            </w:r>
          </w:p>
        </w:tc>
        <w:tc>
          <w:tcPr>
            <w:tcW w:w="1622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6C9087">
            <w:pPr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2026-04-07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D9F535">
            <w:pPr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444444"/>
                <w:sz w:val="20"/>
                <w:szCs w:val="20"/>
                <w:lang w:val="en-US" w:eastAsia="zh-CN"/>
              </w:rPr>
              <w:t>刘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星雨</w:t>
            </w:r>
          </w:p>
        </w:tc>
        <w:tc>
          <w:tcPr>
            <w:tcW w:w="5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9FBDFE">
            <w:pPr>
              <w:rPr>
                <w:rFonts w:ascii="微软雅黑" w:hAnsi="微软雅黑" w:eastAsia="微软雅黑" w:cs="微软雅黑"/>
                <w:color w:val="444444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重构文档，补充二期需求</w:t>
            </w:r>
          </w:p>
        </w:tc>
      </w:tr>
      <w:tr w14:paraId="7461E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ins w:id="0" w:author="star" w:date="2026-04-08T12:07:08Z"/>
        </w:trPr>
        <w:tc>
          <w:tcPr>
            <w:tcW w:w="7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D3381C">
            <w:pPr>
              <w:rPr>
                <w:ins w:id="1" w:author="star" w:date="2026-04-08T12:07:08Z"/>
                <w:rFonts w:hint="eastAsia" w:ascii="微软雅黑" w:hAnsi="微软雅黑" w:eastAsia="宋体" w:cs="微软雅黑"/>
                <w:color w:val="444444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v2.0</w:t>
            </w:r>
            <w:r>
              <w:rPr>
                <w:rFonts w:hint="eastAsia" w:ascii="Arial" w:hAnsi="Arial" w:eastAsia="宋体" w:cs="Arial"/>
                <w:b/>
                <w:bCs/>
                <w:color w:val="1A1A2E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622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5D8F79">
            <w:pPr>
              <w:rPr>
                <w:ins w:id="2" w:author="star" w:date="2026-04-08T12:07:08Z"/>
                <w:rFonts w:hint="eastAsia" w:ascii="微软雅黑" w:hAnsi="微软雅黑" w:eastAsia="宋体" w:cs="微软雅黑"/>
                <w:color w:val="444444"/>
                <w:sz w:val="18"/>
                <w:szCs w:val="18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2026-04-0</w:t>
            </w:r>
            <w:r>
              <w:rPr>
                <w:rFonts w:hint="eastAsia" w:ascii="Arial" w:hAnsi="Arial" w:eastAsia="宋体" w:cs="Arial"/>
                <w:b w:val="0"/>
                <w:bCs w:val="0"/>
                <w:color w:val="444444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41D824">
            <w:pPr>
              <w:rPr>
                <w:ins w:id="3" w:author="star" w:date="2026-04-08T12:07:08Z"/>
                <w:rFonts w:hint="eastAsia" w:ascii="微软雅黑" w:hAnsi="微软雅黑" w:eastAsia="微软雅黑" w:cs="微软雅黑"/>
                <w:color w:val="444444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444444"/>
                <w:sz w:val="20"/>
                <w:szCs w:val="20"/>
                <w:lang w:val="en-US" w:eastAsia="zh-CN"/>
              </w:rPr>
              <w:t>刘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星雨</w:t>
            </w:r>
          </w:p>
        </w:tc>
        <w:tc>
          <w:tcPr>
            <w:tcW w:w="51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363800">
            <w:pPr>
              <w:rPr>
                <w:ins w:id="4" w:author="star" w:date="2026-04-08T12:07:08Z"/>
                <w:rFonts w:hint="eastAsia" w:ascii="微软雅黑" w:hAnsi="微软雅黑" w:eastAsia="宋体" w:cs="微软雅黑"/>
                <w:color w:val="444444"/>
                <w:sz w:val="18"/>
                <w:szCs w:val="18"/>
                <w:lang w:val="en-US" w:eastAsia="zh-CN"/>
              </w:rPr>
            </w:pPr>
            <w:r>
              <w:rPr>
                <w:rFonts w:hint="eastAsia" w:cs="微软雅黑"/>
                <w:color w:val="444444"/>
                <w:sz w:val="18"/>
                <w:szCs w:val="18"/>
                <w:lang w:val="en-US" w:eastAsia="zh-CN"/>
              </w:rPr>
              <w:t>需求确认，删除原有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shd w:val="clear" w:fill="FFFFFF"/>
              </w:rPr>
              <w:t>传感器死区 + 多传感器融合判定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shd w:val="clear" w:fill="FFFFFF"/>
                <w:lang w:eastAsia="zh-CN"/>
              </w:rPr>
              <w:t>、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1A1A1A"/>
                <w:spacing w:val="0"/>
                <w:sz w:val="16"/>
                <w:szCs w:val="16"/>
                <w:shd w:val="clear" w:fill="FFFFFF"/>
              </w:rPr>
              <w:t>PID软启动</w:t>
            </w:r>
          </w:p>
        </w:tc>
      </w:tr>
    </w:tbl>
    <w:p w14:paraId="78A77415">
      <w:r>
        <w:br w:type="page"/>
      </w:r>
    </w:p>
    <w:p w14:paraId="36D25A25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一、产品概述</w:t>
      </w:r>
    </w:p>
    <w:p w14:paraId="49AD0128">
      <w:pPr>
        <w:pBdr>
          <w:bottom w:val="single" w:color="EEEEEE" w:sz="2" w:space="1"/>
        </w:pBdr>
        <w:spacing w:before="160" w:after="160"/>
      </w:pPr>
    </w:p>
    <w:p w14:paraId="7C354C49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1.1  产品简介</w:t>
      </w:r>
    </w:p>
    <w:p w14:paraId="09CF4FD1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Noddy（咿扭扭）是冠英智能科技旗下的 AI 情绪养成伴侣宠物，面向全球市场销售（主力市场：北美、欧洲、东南亚）。</w:t>
      </w:r>
    </w:p>
    <w:p w14:paraId="4E597179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产品通过内置传感器感知用户的触摸、声音、姿态等输入，结合云端 AI 情绪引擎，驱动设备产生仿生情绪响应。用户通过配套 App（iOS / Android）与设备连接，管理宠物状态、自定义设置，与宠物建立情感养成关系。</w:t>
      </w:r>
    </w:p>
    <w:p w14:paraId="2E32DC83">
      <w:pPr>
        <w:spacing w:before="120" w:after="0"/>
      </w:pPr>
    </w:p>
    <w:p w14:paraId="224B582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1.2  核心差异化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D8FC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3F2F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3DF897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仿生感</w:t>
            </w:r>
          </w:p>
        </w:tc>
        <w:tc>
          <w:tcPr>
            <w:tcW w:w="468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5E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C9EF2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情绪真实性：设备有自己的情绪状态（25种情绪矩阵），行为由内部情绪驱动而非固定映射。性格不同的 Noddy 对同一事件有不同反应。</w:t>
            </w:r>
          </w:p>
        </w:tc>
      </w:tr>
    </w:tbl>
    <w:p w14:paraId="07E1222B">
      <w:pPr>
        <w:spacing w:before="120" w:after="0"/>
      </w:pPr>
    </w:p>
    <w:p w14:paraId="79ADF6EB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1.3  产品硬件架构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500"/>
        <w:gridCol w:w="3460"/>
      </w:tblGrid>
      <w:tr w14:paraId="59768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3665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AED7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功能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E5B1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42F3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DA73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主板（主控+无线接收板）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C661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核心处理与无线充电接收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359C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AI PET 002A</w:t>
            </w:r>
          </w:p>
        </w:tc>
      </w:tr>
      <w:tr w14:paraId="5EEBE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1CF5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无线发射板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C281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无线充电底座发射端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3406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配充电窝使用</w:t>
            </w:r>
          </w:p>
        </w:tc>
      </w:tr>
      <w:tr w14:paraId="1A5B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07D3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4通道触摸板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36FA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头前/头后/头左/头右触摸感知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2EC4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电容式，容错空间大</w:t>
            </w:r>
          </w:p>
        </w:tc>
      </w:tr>
      <w:tr w14:paraId="29F6F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B201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1通道触摸板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7EB1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背部触摸感知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B431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配合FPC软排线</w:t>
            </w:r>
          </w:p>
        </w:tc>
      </w:tr>
      <w:tr w14:paraId="32BC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A6D0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六轴IMU（加速度+陀螺仪）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F8D0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姿态检测，场景识别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0D48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7种姿态识别</w:t>
            </w:r>
          </w:p>
        </w:tc>
      </w:tr>
      <w:tr w14:paraId="6F6F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12E1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温湿度传感器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8D71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环境感知，驱动情绪修饰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A99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舒适区：20-26°C</w:t>
            </w:r>
          </w:p>
        </w:tc>
      </w:tr>
      <w:tr w14:paraId="0AA3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61F3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麦克风（咪头）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9B9F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声音感知，语音指令识别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9E9A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-42DB，4×1.5mm</w:t>
            </w:r>
          </w:p>
        </w:tc>
      </w:tr>
      <w:tr w14:paraId="675ED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6BB9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喇叭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59F0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声音输出，情绪声音反馈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51AE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8欧，1W，椭圆形</w:t>
            </w:r>
          </w:p>
        </w:tc>
      </w:tr>
      <w:tr w14:paraId="178DC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8CAD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电机×2（舵机）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7BA1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耳朵联动控制，核心情绪输出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FDDB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DS-R005，无耳朵款</w:t>
            </w:r>
          </w:p>
        </w:tc>
      </w:tr>
      <w:tr w14:paraId="0D367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00EF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聚合物锂电池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BAAF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供电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2F18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3.7V 2000mAh，带NTC温度检测</w:t>
            </w:r>
          </w:p>
        </w:tc>
      </w:tr>
      <w:tr w14:paraId="5286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8BAF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无线充电底座（充电窝）</w:t>
            </w:r>
          </w:p>
        </w:tc>
        <w:tc>
          <w:tcPr>
            <w:tcW w:w="35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F46C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无线充电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9BE7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配导光条，有充电状态显示</w:t>
            </w:r>
          </w:p>
        </w:tc>
      </w:tr>
    </w:tbl>
    <w:p w14:paraId="6683E056">
      <w:pPr>
        <w:spacing w:before="120" w:after="0"/>
      </w:pPr>
    </w:p>
    <w:p w14:paraId="47749986">
      <w:pPr>
        <w:spacing w:before="120" w:after="0"/>
      </w:pPr>
    </w:p>
    <w:p w14:paraId="12430E09">
      <w:pPr>
        <w:spacing w:before="120" w:after="0"/>
      </w:pPr>
    </w:p>
    <w:p w14:paraId="6BC9746E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1.4  生产成本参考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3075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5BF4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人工成本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401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40.15 元（来料检验 1.15 + 生产组装 19 + 间接成本 20）</w:t>
            </w:r>
          </w:p>
        </w:tc>
      </w:tr>
      <w:tr w14:paraId="2273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C0E6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原材料成本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8EEF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258.63 元（主板套件 120 + 舵机×2 46 + 电池 14 + 外壳 13.63 + 其他物料）</w:t>
            </w:r>
          </w:p>
        </w:tc>
      </w:tr>
      <w:tr w14:paraId="3B2CA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8AA6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合计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A145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约 298.78 元 / 台</w:t>
            </w:r>
          </w:p>
        </w:tc>
      </w:tr>
      <w:tr w14:paraId="16364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A883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目标BOM成本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E2CC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≤ 300 元（当前已达成）</w:t>
            </w:r>
          </w:p>
        </w:tc>
      </w:tr>
    </w:tbl>
    <w:p w14:paraId="2EACA9F9">
      <w:pPr>
        <w:spacing w:before="120" w:after="0"/>
      </w:pPr>
    </w:p>
    <w:p w14:paraId="5120026E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1.5  迭代规划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360"/>
      </w:tblGrid>
      <w:tr w14:paraId="34DE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4E74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53D9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主题</w:t>
            </w:r>
          </w:p>
        </w:tc>
        <w:tc>
          <w:tcPr>
            <w:tcW w:w="5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F5E8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核心目标</w:t>
            </w:r>
          </w:p>
        </w:tc>
      </w:tr>
      <w:tr w14:paraId="10D0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6B36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基础版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1358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产品能用</w:t>
            </w:r>
          </w:p>
        </w:tc>
        <w:tc>
          <w:tcPr>
            <w:tcW w:w="5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1B6E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核心感应输出，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蓝牙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连接，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手机账号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注册登录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eastAsia="zh-CN"/>
              </w:rPr>
              <w:t>、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app情感输出</w:t>
            </w:r>
          </w:p>
        </w:tc>
      </w:tr>
      <w:tr w14:paraId="18C39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EEC3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一期  出海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8E777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出海上线</w:t>
            </w:r>
          </w:p>
        </w:tc>
        <w:tc>
          <w:tcPr>
            <w:tcW w:w="5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14BBC"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邮箱登录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、多语言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韩语适配）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、Google Play上架、稳定性基线</w:t>
            </w:r>
          </w:p>
        </w:tc>
      </w:tr>
      <w:tr w14:paraId="7B91D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72C0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二期  优化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DE3B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稳定 + 养成</w:t>
            </w:r>
          </w:p>
        </w:tc>
        <w:tc>
          <w:tcPr>
            <w:tcW w:w="5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EF4A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Wi-Fi重构、传感器优化、充电改善、登录重构、</w:t>
            </w:r>
            <w:r>
              <w:rPr>
                <w:rFonts w:hint="eastAsia" w:eastAsia="宋体" w:cs="Arial"/>
                <w:color w:val="333333"/>
                <w:sz w:val="20"/>
                <w:szCs w:val="20"/>
                <w:lang w:val="en-US" w:eastAsia="zh-CN"/>
              </w:rPr>
              <w:t>云端语音识别</w:t>
            </w:r>
          </w:p>
        </w:tc>
      </w:tr>
      <w:tr w14:paraId="6D26F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6194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三期  规划中</w:t>
            </w:r>
          </w:p>
        </w:tc>
        <w:tc>
          <w:tcPr>
            <w:tcW w:w="2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5FD11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待定</w:t>
            </w:r>
          </w:p>
        </w:tc>
        <w:tc>
          <w:tcPr>
            <w:tcW w:w="5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21123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待产品规划</w:t>
            </w:r>
          </w:p>
        </w:tc>
      </w:tr>
    </w:tbl>
    <w:p w14:paraId="553DC9A7">
      <w:r>
        <w:br w:type="page"/>
      </w:r>
    </w:p>
    <w:p w14:paraId="4E7727D9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二、目标用户与使用场景</w:t>
      </w:r>
    </w:p>
    <w:p w14:paraId="72BCAEA4">
      <w:pPr>
        <w:pBdr>
          <w:bottom w:val="single" w:color="EEEEEE" w:sz="2" w:space="1"/>
        </w:pBdr>
        <w:spacing w:before="160" w:after="160"/>
      </w:pPr>
    </w:p>
    <w:p w14:paraId="1D11E3B5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2.1  核心用户群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3C39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389B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主要市场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E857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国内用户</w:t>
            </w:r>
            <w:r>
              <w:rPr>
                <w:rFonts w:hint="eastAsia" w:ascii="Arial" w:hAnsi="Arial" w:eastAsia="宋体" w:cs="Arial"/>
                <w:b w:val="0"/>
                <w:bCs w:val="0"/>
                <w:color w:val="333333"/>
                <w:sz w:val="20"/>
                <w:szCs w:val="20"/>
                <w:lang w:eastAsia="zh-CN"/>
              </w:rPr>
              <w:t>、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北美、欧洲、东南亚（出海用户）；</w:t>
            </w:r>
          </w:p>
        </w:tc>
      </w:tr>
      <w:tr w14:paraId="45FC9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C638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用户画像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135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18-35岁，有情感陪伴需求，对智能硬件有接受度的年轻群体</w:t>
            </w:r>
          </w:p>
        </w:tc>
      </w:tr>
      <w:tr w14:paraId="75E10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B69F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使用动机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486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情感陪伴、解压、把玩；部分用户有养成游戏偏好，享受建立关系的过程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br w:type="textWrapping"/>
            </w:r>
            <w:r>
              <w:rPr>
                <w:rFonts w:hint="eastAsia" w:eastAsia="宋体" w:cs="Arial"/>
                <w:b w:val="0"/>
                <w:bCs w:val="0"/>
                <w:color w:val="333333"/>
                <w:sz w:val="20"/>
                <w:szCs w:val="20"/>
                <w:lang w:val="en-US" w:eastAsia="zh-CN"/>
              </w:rPr>
              <w:t>对ai产品有好奇心</w:t>
            </w:r>
          </w:p>
        </w:tc>
      </w:tr>
      <w:tr w14:paraId="3DC8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1D20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核心痛点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F6D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设备连接不稳定、充不进电、设备乱动误触、登录门槛高导致流失</w:t>
            </w:r>
          </w:p>
        </w:tc>
      </w:tr>
    </w:tbl>
    <w:p w14:paraId="073678F0">
      <w:pPr>
        <w:spacing w:before="120" w:after="0"/>
      </w:pPr>
    </w:p>
    <w:p w14:paraId="598DBA9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2.2  核心使用场景</w:t>
      </w:r>
    </w:p>
    <w:p w14:paraId="7FADDA81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开箱第一次：期待设备立刻响应，但充电状态不明确导致困惑，需要清晰的充电引导</w:t>
      </w:r>
    </w:p>
    <w:p w14:paraId="045B6C21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日常陪伴：放在桌上/床头，偶尔触摸互动，期待宠物有自己的状态和情绪变化</w:t>
      </w:r>
    </w:p>
    <w:p w14:paraId="10BD3877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情感交流：通过叫名字、说话来触发宠物反应，期待被「听见」和「理解」</w:t>
      </w:r>
    </w:p>
    <w:p w14:paraId="12378E47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深夜使用：安静环境，期待宠物不要突然发出大声音，有深夜自动静音需求</w:t>
      </w:r>
    </w:p>
    <w:p w14:paraId="717E4B7B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出海用户首次激活：扫码配对后遭遇区域选择/404问题，导致首次体验崩溃</w:t>
      </w:r>
    </w:p>
    <w:p w14:paraId="7EB8252D">
      <w:r>
        <w:br w:type="page"/>
      </w:r>
    </w:p>
    <w:p w14:paraId="5DC49A77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三、一期需求  ·  出海上线</w:t>
      </w:r>
    </w:p>
    <w:p w14:paraId="36B3A110">
      <w:pPr>
        <w:pBdr>
          <w:bottom w:val="single" w:color="EEEEEE" w:sz="2" w:space="1"/>
        </w:pBdr>
        <w:spacing w:before="160" w:after="160"/>
      </w:pPr>
    </w:p>
    <w:p w14:paraId="76A71DDD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一期核心目标：完成产品出海基线能力，支持海外用户正常购买、激活、使用设备，完成 Google Play 上架。</w:t>
      </w:r>
    </w:p>
    <w:p w14:paraId="4D6514FD">
      <w:pPr>
        <w:spacing w:before="120" w:after="0"/>
      </w:pPr>
    </w:p>
    <w:p w14:paraId="61635AFF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3.1  功能总览</w:t>
      </w:r>
    </w:p>
    <w:tbl>
      <w:tblPr>
        <w:tblStyle w:val="12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8"/>
        <w:gridCol w:w="880"/>
        <w:gridCol w:w="1293"/>
        <w:gridCol w:w="852"/>
        <w:gridCol w:w="2584"/>
        <w:gridCol w:w="1302"/>
      </w:tblGrid>
      <w:tr w14:paraId="2DCC2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E086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功能点</w:t>
            </w:r>
          </w:p>
        </w:tc>
        <w:tc>
          <w:tcPr>
            <w:tcW w:w="47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06B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7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D413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负责方</w:t>
            </w:r>
          </w:p>
        </w:tc>
        <w:tc>
          <w:tcPr>
            <w:tcW w:w="46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2668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难度</w:t>
            </w:r>
          </w:p>
        </w:tc>
        <w:tc>
          <w:tcPr>
            <w:tcW w:w="14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1D45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70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D3480">
            <w:pPr>
              <w:rPr>
                <w:rFonts w:hint="default" w:ascii="Arial" w:hAnsi="Arial" w:eastAsia="宋体" w:cs="Arial"/>
                <w:b/>
                <w:bCs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FFFFFF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2D47D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AB9A4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多语言界面（英/韩）</w:t>
            </w:r>
          </w:p>
        </w:tc>
        <w:tc>
          <w:tcPr>
            <w:tcW w:w="47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3A265">
            <w:r>
              <w:rPr>
                <w:rFonts w:ascii="Arial" w:hAnsi="Arial" w:eastAsia="Arial" w:cs="Arial"/>
                <w:b/>
                <w:bCs/>
                <w:color w:val="E24B4A"/>
                <w:sz w:val="18"/>
                <w:szCs w:val="18"/>
              </w:rPr>
              <w:t>P0</w:t>
            </w:r>
          </w:p>
        </w:tc>
        <w:tc>
          <w:tcPr>
            <w:tcW w:w="7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EA7A4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</w:t>
            </w:r>
          </w:p>
        </w:tc>
        <w:tc>
          <w:tcPr>
            <w:tcW w:w="46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34D73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中</w:t>
            </w:r>
          </w:p>
        </w:tc>
        <w:tc>
          <w:tcPr>
            <w:tcW w:w="14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935B6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App 界面英文/韩文本地化</w:t>
            </w:r>
          </w:p>
        </w:tc>
        <w:tc>
          <w:tcPr>
            <w:tcW w:w="70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040B6">
            <w:pPr>
              <w:rPr>
                <w:rFonts w:hint="eastAsia" w:ascii="Arial" w:hAnsi="Arial" w:eastAsia="宋体" w:cs="Arial"/>
                <w:color w:val="666666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BFA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1836955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邮件注册/登录</w:t>
            </w:r>
          </w:p>
        </w:tc>
        <w:tc>
          <w:tcPr>
            <w:tcW w:w="47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20EB24A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E24B4A"/>
                <w:sz w:val="18"/>
                <w:szCs w:val="18"/>
              </w:rPr>
              <w:t>P0</w:t>
            </w:r>
          </w:p>
        </w:tc>
        <w:tc>
          <w:tcPr>
            <w:tcW w:w="7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57E0FA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</w:t>
            </w:r>
          </w:p>
        </w:tc>
        <w:tc>
          <w:tcPr>
            <w:tcW w:w="46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B0B55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易</w:t>
            </w:r>
          </w:p>
        </w:tc>
        <w:tc>
          <w:tcPr>
            <w:tcW w:w="14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978F20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基础账号体系</w:t>
            </w:r>
          </w:p>
        </w:tc>
        <w:tc>
          <w:tcPr>
            <w:tcW w:w="70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FAFAB8">
            <w:pPr>
              <w:rPr>
                <w:rFonts w:hint="eastAsia" w:ascii="Arial" w:hAnsi="Arial" w:eastAsia="宋体" w:cs="Arial"/>
                <w:color w:val="666666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8E1C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BE4C4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设备激活流程</w:t>
            </w:r>
          </w:p>
        </w:tc>
        <w:tc>
          <w:tcPr>
            <w:tcW w:w="47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D947B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E24B4A"/>
                <w:sz w:val="18"/>
                <w:szCs w:val="18"/>
              </w:rPr>
              <w:t>P0</w:t>
            </w:r>
          </w:p>
        </w:tc>
        <w:tc>
          <w:tcPr>
            <w:tcW w:w="7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776DEF5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前端+后端+硬件</w:t>
            </w:r>
          </w:p>
        </w:tc>
        <w:tc>
          <w:tcPr>
            <w:tcW w:w="46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01DC5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中</w:t>
            </w:r>
          </w:p>
        </w:tc>
        <w:tc>
          <w:tcPr>
            <w:tcW w:w="14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75E082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扫码/蓝牙配对，首次激活引导</w:t>
            </w:r>
          </w:p>
        </w:tc>
        <w:tc>
          <w:tcPr>
            <w:tcW w:w="70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630BCB">
            <w:pPr>
              <w:rPr>
                <w:rFonts w:hint="eastAsia" w:ascii="Arial" w:hAnsi="Arial" w:eastAsia="宋体" w:cs="Arial"/>
                <w:color w:val="666666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A4C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404F20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海外区域 API 支持</w:t>
            </w:r>
          </w:p>
        </w:tc>
        <w:tc>
          <w:tcPr>
            <w:tcW w:w="47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41FE7C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E24B4A"/>
                <w:sz w:val="18"/>
                <w:szCs w:val="18"/>
              </w:rPr>
              <w:t>P0</w:t>
            </w:r>
          </w:p>
        </w:tc>
        <w:tc>
          <w:tcPr>
            <w:tcW w:w="7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DA14408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后端</w:t>
            </w:r>
          </w:p>
        </w:tc>
        <w:tc>
          <w:tcPr>
            <w:tcW w:w="46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25C539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中</w:t>
            </w:r>
          </w:p>
        </w:tc>
        <w:tc>
          <w:tcPr>
            <w:tcW w:w="14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977452">
            <w:pPr>
              <w:jc w:val="left"/>
              <w:rPr>
                <w:rFonts w:hint="default" w:ascii="Arial" w:hAnsi="Arial" w:eastAsia="宋体" w:cs="Arial"/>
                <w:sz w:val="22"/>
                <w:szCs w:val="22"/>
                <w:lang w:val="en-US" w:eastAsia="zh-CN"/>
              </w:rPr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支持 EN 区设备独立 API 路由，避免 CN/EN 混用</w:t>
            </w: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br w:type="textWrapping"/>
            </w:r>
            <w:r>
              <w:rPr>
                <w:rFonts w:hint="eastAsia" w:ascii="Arial" w:hAnsi="Arial" w:eastAsia="宋体" w:cs="Arial"/>
                <w:color w:val="666666"/>
                <w:sz w:val="18"/>
                <w:szCs w:val="18"/>
                <w:lang w:val="en-US" w:eastAsia="zh-CN"/>
              </w:rPr>
              <w:t>服务器合并</w:t>
            </w:r>
          </w:p>
        </w:tc>
        <w:tc>
          <w:tcPr>
            <w:tcW w:w="70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C68C55">
            <w:pPr>
              <w:jc w:val="left"/>
              <w:rPr>
                <w:rFonts w:hint="eastAsia" w:ascii="Arial" w:hAnsi="Arial" w:eastAsia="宋体" w:cs="Arial"/>
                <w:color w:val="666666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ED5E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F2DCA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Google Play 上架材料</w:t>
            </w:r>
          </w:p>
        </w:tc>
        <w:tc>
          <w:tcPr>
            <w:tcW w:w="47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102AD2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E24B4A"/>
                <w:sz w:val="18"/>
                <w:szCs w:val="18"/>
              </w:rPr>
              <w:t>P0</w:t>
            </w:r>
          </w:p>
        </w:tc>
        <w:tc>
          <w:tcPr>
            <w:tcW w:w="7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62DAC8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产品</w:t>
            </w:r>
          </w:p>
        </w:tc>
        <w:tc>
          <w:tcPr>
            <w:tcW w:w="46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12F84AA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易</w:t>
            </w:r>
          </w:p>
        </w:tc>
        <w:tc>
          <w:tcPr>
            <w:tcW w:w="14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C5669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截图、说明书、隐私政策等</w:t>
            </w:r>
          </w:p>
        </w:tc>
        <w:tc>
          <w:tcPr>
            <w:tcW w:w="70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BF68BA">
            <w:pPr>
              <w:jc w:val="left"/>
              <w:rPr>
                <w:rFonts w:hint="eastAsia" w:ascii="Arial" w:hAnsi="Arial" w:eastAsia="Arial" w:cs="Arial"/>
                <w:color w:val="666666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已完成80%</w:t>
            </w: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需审核</w:t>
            </w:r>
          </w:p>
        </w:tc>
      </w:tr>
      <w:tr w14:paraId="7BCB3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87B08F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邮件模板</w:t>
            </w:r>
          </w:p>
        </w:tc>
        <w:tc>
          <w:tcPr>
            <w:tcW w:w="47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C142B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EF9F27"/>
                <w:sz w:val="18"/>
                <w:szCs w:val="18"/>
              </w:rPr>
              <w:t>P1</w:t>
            </w:r>
          </w:p>
        </w:tc>
        <w:tc>
          <w:tcPr>
            <w:tcW w:w="7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6B686E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产品+后端</w:t>
            </w:r>
          </w:p>
        </w:tc>
        <w:tc>
          <w:tcPr>
            <w:tcW w:w="46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BA57C4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易</w:t>
            </w:r>
          </w:p>
        </w:tc>
        <w:tc>
          <w:tcPr>
            <w:tcW w:w="14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96348A6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注册确认、找回密码等系统邮件</w:t>
            </w:r>
          </w:p>
        </w:tc>
        <w:tc>
          <w:tcPr>
            <w:tcW w:w="70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FCBE61">
            <w:pPr>
              <w:rPr>
                <w:rFonts w:hint="eastAsia" w:ascii="Arial" w:hAnsi="Arial" w:eastAsia="Arial" w:cs="Arial"/>
                <w:color w:val="666666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613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B1CD76B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eastAsia" w:ascii="Arial" w:hAnsi="Arial" w:eastAsia="宋体" w:cs="Arial"/>
                <w:b/>
                <w:bCs/>
                <w:color w:val="1A1A2E"/>
                <w:sz w:val="20"/>
                <w:szCs w:val="20"/>
                <w:lang w:val="en-US" w:eastAsia="zh-CN"/>
              </w:rPr>
              <w:t>更新</w:t>
            </w:r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推送</w:t>
            </w:r>
          </w:p>
        </w:tc>
        <w:tc>
          <w:tcPr>
            <w:tcW w:w="47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8CA9294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color w:val="EF9F27"/>
                <w:sz w:val="18"/>
                <w:szCs w:val="18"/>
              </w:rPr>
              <w:t>P1</w:t>
            </w:r>
          </w:p>
        </w:tc>
        <w:tc>
          <w:tcPr>
            <w:tcW w:w="7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F2AB9EE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后端+前端</w:t>
            </w:r>
          </w:p>
        </w:tc>
        <w:tc>
          <w:tcPr>
            <w:tcW w:w="46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380B790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中</w:t>
            </w:r>
          </w:p>
        </w:tc>
        <w:tc>
          <w:tcPr>
            <w:tcW w:w="14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53C9B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设备</w:t>
            </w:r>
            <w:r>
              <w:rPr>
                <w:rFonts w:hint="eastAsia" w:ascii="Arial" w:hAnsi="Arial" w:eastAsia="宋体" w:cs="Arial"/>
                <w:color w:val="666666"/>
                <w:sz w:val="18"/>
                <w:szCs w:val="18"/>
                <w:lang w:val="en-US" w:eastAsia="zh-CN"/>
              </w:rPr>
              <w:t>更新</w:t>
            </w: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推送至 App</w:t>
            </w:r>
          </w:p>
        </w:tc>
        <w:tc>
          <w:tcPr>
            <w:tcW w:w="70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998128">
            <w:pPr>
              <w:rPr>
                <w:rFonts w:hint="eastAsia" w:ascii="Arial" w:hAnsi="Arial" w:eastAsia="宋体" w:cs="Arial"/>
                <w:color w:val="666666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5B5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26FE0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Google 登录</w:t>
            </w:r>
          </w:p>
        </w:tc>
        <w:tc>
          <w:tcPr>
            <w:tcW w:w="47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DFE46">
            <w:r>
              <w:rPr>
                <w:rFonts w:ascii="Arial" w:hAnsi="Arial" w:eastAsia="Arial" w:cs="Arial"/>
                <w:b/>
                <w:bCs/>
                <w:color w:val="E24B4A"/>
                <w:sz w:val="18"/>
                <w:szCs w:val="18"/>
              </w:rPr>
              <w:t>P0</w:t>
            </w:r>
          </w:p>
        </w:tc>
        <w:tc>
          <w:tcPr>
            <w:tcW w:w="7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F5126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</w:t>
            </w:r>
          </w:p>
        </w:tc>
        <w:tc>
          <w:tcPr>
            <w:tcW w:w="46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56B50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中</w:t>
            </w:r>
          </w:p>
        </w:tc>
        <w:tc>
          <w:tcPr>
            <w:tcW w:w="140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062A4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出海标配登录方式</w:t>
            </w:r>
          </w:p>
        </w:tc>
        <w:tc>
          <w:tcPr>
            <w:tcW w:w="70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3B6E9">
            <w:pPr>
              <w:jc w:val="left"/>
              <w:rPr>
                <w:rFonts w:hint="default" w:ascii="Arial" w:hAnsi="Arial" w:eastAsia="宋体" w:cs="Arial"/>
                <w:color w:val="666666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未完成</w:t>
            </w: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eastAsia="宋体" w:cs="Arial"/>
                <w:color w:val="666666"/>
                <w:sz w:val="18"/>
                <w:szCs w:val="18"/>
                <w:lang w:val="en-US" w:eastAsia="zh-CN"/>
              </w:rPr>
              <w:t>下期完成</w:t>
            </w:r>
          </w:p>
        </w:tc>
      </w:tr>
    </w:tbl>
    <w:p w14:paraId="63E0D082">
      <w:pPr>
        <w:spacing w:before="120" w:after="0"/>
      </w:pPr>
    </w:p>
    <w:p w14:paraId="4B48251C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3.2  一期已知问题（带入二期优化）</w:t>
      </w:r>
    </w:p>
    <w:p w14:paraId="203F600E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蓝牙连接不稳定，频繁断连/离线，客诉量高</w:t>
      </w:r>
    </w:p>
    <w:p w14:paraId="4673D395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充电逻辑不直观，「充不进电」类客诉占比约 20%</w:t>
      </w:r>
    </w:p>
    <w:p w14:paraId="698A6C5B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设备误触/乱抖/乱叫，用户以为设备故障</w:t>
      </w:r>
      <w:r>
        <w:rPr>
          <w:rFonts w:hint="eastAsia" w:eastAsia="宋体" w:cs="Arial"/>
          <w:color w:val="333333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因硬件退货用户流失退货率高</w:t>
      </w:r>
    </w:p>
    <w:p w14:paraId="4EE89298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区域选择体验差</w:t>
      </w:r>
      <w:r>
        <w:rPr>
          <w:rFonts w:hint="eastAsia" w:eastAsia="宋体" w:cs="Arial"/>
          <w:color w:val="333333"/>
          <w:sz w:val="22"/>
          <w:szCs w:val="22"/>
          <w:lang w:eastAsia="zh-CN"/>
        </w:rPr>
        <w:t>：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海外用户拿到国内版本</w:t>
      </w:r>
      <w:r>
        <w:rPr>
          <w:rFonts w:ascii="Arial" w:hAnsi="Arial" w:eastAsia="Arial" w:cs="Arial"/>
          <w:color w:val="333333"/>
          <w:sz w:val="22"/>
          <w:szCs w:val="22"/>
        </w:rPr>
        <w:t>，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客户体验差，en/cn的混用根本原因是语言未做云端全球识别适配</w:t>
      </w:r>
    </w:p>
    <w:p w14:paraId="13758E19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登录门槛高，新用户在产生情感依附前大量流失</w:t>
      </w:r>
    </w:p>
    <w:p w14:paraId="68D5E78B">
      <w:r>
        <w:br w:type="page"/>
      </w:r>
    </w:p>
    <w:p w14:paraId="47D2B18D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四、二期需求  ·  稳定性 + 养成感</w:t>
      </w:r>
    </w:p>
    <w:p w14:paraId="57274992">
      <w:pPr>
        <w:pBdr>
          <w:bottom w:val="single" w:color="EEEEEE" w:sz="2" w:space="1"/>
        </w:pBdr>
        <w:spacing w:before="160" w:after="160"/>
      </w:pPr>
    </w:p>
    <w:p w14:paraId="61687252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4.1  本期目标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42A3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3F2F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5595340">
            <w:r>
              <w:rPr>
                <w:rFonts w:ascii="Arial" w:hAnsi="Arial" w:eastAsia="Arial" w:cs="Arial"/>
                <w:b/>
                <w:bCs/>
                <w:color w:val="185FA5"/>
                <w:sz w:val="20"/>
                <w:szCs w:val="20"/>
              </w:rPr>
              <w:t>稳定性目标</w:t>
            </w:r>
          </w:p>
          <w:p w14:paraId="2AFDD851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断连/离线客诉下降 50%+</w:t>
            </w:r>
          </w:p>
          <w:p w14:paraId="460FA6AE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充电类客诉下降 20%+</w:t>
            </w:r>
          </w:p>
          <w:p w14:paraId="6FEBA473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误触/乱抖问题基本消除</w:t>
            </w:r>
          </w:p>
        </w:tc>
        <w:tc>
          <w:tcPr>
            <w:tcW w:w="468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E8F5E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FA9CF8">
            <w:r>
              <w:rPr>
                <w:rFonts w:ascii="Arial" w:hAnsi="Arial" w:eastAsia="Arial" w:cs="Arial"/>
                <w:b/>
                <w:bCs/>
                <w:color w:val="3B6D11"/>
                <w:sz w:val="20"/>
                <w:szCs w:val="20"/>
              </w:rPr>
              <w:t>体验目标</w:t>
            </w:r>
          </w:p>
          <w:p w14:paraId="461BA654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登录转化率提升（先养后登录）</w:t>
            </w:r>
          </w:p>
          <w:p w14:paraId="1859EC17">
            <w:r>
              <w:rPr>
                <w:rFonts w:ascii="Arial" w:hAnsi="Arial" w:eastAsia="Arial" w:cs="Arial"/>
                <w:color w:val="333333"/>
                <w:sz w:val="19"/>
                <w:szCs w:val="19"/>
              </w:rPr>
              <w:t>• 养成感功能（昵称/唤醒词）上线</w:t>
            </w:r>
          </w:p>
        </w:tc>
      </w:tr>
    </w:tbl>
    <w:p w14:paraId="60C6A84C">
      <w:pPr>
        <w:spacing w:before="120" w:after="0"/>
      </w:pPr>
    </w:p>
    <w:p w14:paraId="2590BA13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4.2  本期不做</w:t>
      </w:r>
    </w:p>
    <w:p w14:paraId="1ACBEAE8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多语言 TTS 全量支持（仅做昵称/唤醒词云端适配）</w:t>
      </w:r>
    </w:p>
    <w:p w14:paraId="0F23DA2C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全新 UI 视觉改版</w:t>
      </w:r>
    </w:p>
    <w:p w14:paraId="2E80C81A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宠物多角色/换皮系统</w:t>
      </w:r>
    </w:p>
    <w:p w14:paraId="735ADD9A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社交/分享功能</w:t>
      </w:r>
    </w:p>
    <w:p w14:paraId="21A8E3D1">
      <w:pPr>
        <w:spacing w:before="120" w:after="0"/>
      </w:pPr>
    </w:p>
    <w:p w14:paraId="62E97EA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4.3  功能总览</w:t>
      </w:r>
    </w:p>
    <w:tbl>
      <w:tblPr>
        <w:tblStyle w:val="12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4"/>
        <w:gridCol w:w="760"/>
        <w:gridCol w:w="1666"/>
        <w:gridCol w:w="654"/>
        <w:gridCol w:w="2880"/>
        <w:gridCol w:w="1365"/>
      </w:tblGrid>
      <w:tr w14:paraId="10EF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6675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功能点</w:t>
            </w:r>
          </w:p>
        </w:tc>
        <w:tc>
          <w:tcPr>
            <w:tcW w:w="41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FED4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90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AEBE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负责方</w:t>
            </w:r>
          </w:p>
        </w:tc>
        <w:tc>
          <w:tcPr>
            <w:tcW w:w="354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43E2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难度</w:t>
            </w:r>
          </w:p>
        </w:tc>
        <w:tc>
          <w:tcPr>
            <w:tcW w:w="156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108B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7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8B238">
            <w:pPr>
              <w:rPr>
                <w:rFonts w:hint="default" w:ascii="Arial" w:hAnsi="Arial" w:eastAsia="宋体" w:cs="Arial"/>
                <w:b/>
                <w:bCs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eastAsia="宋体" w:cs="Arial"/>
                <w:b/>
                <w:bCs/>
                <w:color w:val="FFFFFF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7C8D4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9" w:hRule="atLeast"/>
        </w:trPr>
        <w:tc>
          <w:tcPr>
            <w:tcW w:w="102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28A69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Wi-Fi 深度集成 + 云端自诊断</w:t>
            </w:r>
          </w:p>
        </w:tc>
        <w:tc>
          <w:tcPr>
            <w:tcW w:w="41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1C907">
            <w:r>
              <w:rPr>
                <w:rFonts w:ascii="Arial" w:hAnsi="Arial" w:eastAsia="Arial" w:cs="Arial"/>
                <w:b/>
                <w:bCs/>
                <w:color w:val="E24B4A"/>
                <w:sz w:val="18"/>
                <w:szCs w:val="18"/>
              </w:rPr>
              <w:t>P0</w:t>
            </w:r>
          </w:p>
        </w:tc>
        <w:tc>
          <w:tcPr>
            <w:tcW w:w="90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56BE5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硬件+后端+前端</w:t>
            </w:r>
          </w:p>
        </w:tc>
        <w:tc>
          <w:tcPr>
            <w:tcW w:w="354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6F48D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难</w:t>
            </w:r>
          </w:p>
        </w:tc>
        <w:tc>
          <w:tcPr>
            <w:tcW w:w="156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867AC">
            <w:r>
              <w:rPr>
                <w:rFonts w:hint="eastAsia" w:ascii="Arial" w:hAnsi="Arial" w:eastAsia="Arial" w:cs="Arial"/>
                <w:color w:val="666666"/>
                <w:sz w:val="18"/>
                <w:szCs w:val="18"/>
              </w:rPr>
              <w:t>解决蓝牙断连问题；</w:t>
            </w: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替代蓝牙主连接，设备定时云端打报告</w:t>
            </w:r>
            <w:r>
              <w:rPr>
                <w:rFonts w:hint="eastAsia" w:ascii="Arial" w:hAnsi="Arial" w:eastAsia="Arial" w:cs="Arial"/>
                <w:color w:val="666666"/>
                <w:sz w:val="18"/>
                <w:szCs w:val="18"/>
              </w:rPr>
              <w:t>，及时报错。</w:t>
            </w:r>
          </w:p>
        </w:tc>
        <w:tc>
          <w:tcPr>
            <w:tcW w:w="7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53114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</w:p>
        </w:tc>
      </w:tr>
      <w:tr w14:paraId="68D01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32A1E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设备抖动经确认为舵机本身问题，需联系厂家排查；</w:t>
            </w:r>
          </w:p>
        </w:tc>
        <w:tc>
          <w:tcPr>
            <w:tcW w:w="41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52B40">
            <w:r>
              <w:rPr>
                <w:rFonts w:ascii="Arial" w:hAnsi="Arial" w:eastAsia="Arial" w:cs="Arial"/>
                <w:b/>
                <w:bCs/>
                <w:color w:val="E24B4A"/>
                <w:sz w:val="18"/>
                <w:szCs w:val="18"/>
              </w:rPr>
              <w:t>P0</w:t>
            </w:r>
          </w:p>
        </w:tc>
        <w:tc>
          <w:tcPr>
            <w:tcW w:w="90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66C0A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硬件（对接舵机厂家）</w:t>
            </w:r>
          </w:p>
        </w:tc>
        <w:tc>
          <w:tcPr>
            <w:tcW w:w="354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0D45D">
            <w:r>
              <w:rPr>
                <w:rFonts w:hint="eastAsia" w:ascii="Arial" w:hAnsi="Arial" w:eastAsia="Arial" w:cs="Arial"/>
                <w:color w:val="555555"/>
                <w:sz w:val="18"/>
                <w:szCs w:val="18"/>
              </w:rPr>
              <w:t>待确认</w:t>
            </w:r>
          </w:p>
        </w:tc>
        <w:tc>
          <w:tcPr>
            <w:tcW w:w="156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C3A3A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  <w:r>
              <w:rPr>
                <w:rFonts w:hint="eastAsia" w:ascii="Arial" w:hAnsi="Arial" w:eastAsia="Arial" w:cs="Arial"/>
                <w:color w:val="555555"/>
                <w:sz w:val="18"/>
                <w:szCs w:val="18"/>
              </w:rPr>
              <w:t>（依赖厂家排查结果）</w:t>
            </w:r>
          </w:p>
        </w:tc>
        <w:tc>
          <w:tcPr>
            <w:tcW w:w="7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53533">
            <w:pPr>
              <w:rPr>
                <w:rFonts w:hint="default" w:ascii="Arial" w:hAnsi="Arial" w:eastAsia="宋体" w:cs="Arial"/>
                <w:color w:val="666666"/>
                <w:sz w:val="18"/>
                <w:szCs w:val="18"/>
                <w:lang w:val="en-US" w:eastAsia="zh-CN"/>
              </w:rPr>
            </w:pPr>
          </w:p>
        </w:tc>
      </w:tr>
      <w:tr w14:paraId="6075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9AA0A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充电逻辑重构</w:t>
            </w:r>
          </w:p>
        </w:tc>
        <w:tc>
          <w:tcPr>
            <w:tcW w:w="41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69973">
            <w:r>
              <w:rPr>
                <w:rFonts w:ascii="Arial" w:hAnsi="Arial" w:eastAsia="Arial" w:cs="Arial"/>
                <w:b/>
                <w:bCs/>
                <w:color w:val="E24B4A"/>
                <w:sz w:val="18"/>
                <w:szCs w:val="18"/>
              </w:rPr>
              <w:t>P0</w:t>
            </w:r>
          </w:p>
        </w:tc>
        <w:tc>
          <w:tcPr>
            <w:tcW w:w="90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A5C2F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硬件</w:t>
            </w:r>
          </w:p>
        </w:tc>
        <w:tc>
          <w:tcPr>
            <w:tcW w:w="354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ACD60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易</w:t>
            </w:r>
          </w:p>
        </w:tc>
        <w:tc>
          <w:tcPr>
            <w:tcW w:w="156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53048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插电后静默充电10分钟再启动；85%亮绿灯。预计消灭20%"充不进电"客诉</w:t>
            </w:r>
            <w:r>
              <w:t>。</w:t>
            </w:r>
          </w:p>
        </w:tc>
        <w:tc>
          <w:tcPr>
            <w:tcW w:w="7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CF6D0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</w:p>
        </w:tc>
      </w:tr>
      <w:tr w14:paraId="1AEFA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EE4ED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登录流程重构 + 第三方登录</w:t>
            </w:r>
          </w:p>
        </w:tc>
        <w:tc>
          <w:tcPr>
            <w:tcW w:w="41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C7254">
            <w:r>
              <w:rPr>
                <w:rFonts w:ascii="Arial" w:hAnsi="Arial" w:eastAsia="Arial" w:cs="Arial"/>
                <w:b/>
                <w:bCs/>
                <w:color w:val="EF9F27"/>
                <w:sz w:val="18"/>
                <w:szCs w:val="18"/>
              </w:rPr>
              <w:t>P1</w:t>
            </w:r>
          </w:p>
        </w:tc>
        <w:tc>
          <w:tcPr>
            <w:tcW w:w="90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9C59F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</w:t>
            </w:r>
          </w:p>
        </w:tc>
        <w:tc>
          <w:tcPr>
            <w:tcW w:w="354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25F84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难</w:t>
            </w:r>
          </w:p>
        </w:tc>
        <w:tc>
          <w:tcPr>
            <w:tcW w:w="156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7F50E">
            <w:r>
              <w:rPr>
                <w:rFonts w:hint="eastAsia" w:ascii="Arial" w:hAnsi="Arial" w:eastAsia="Arial" w:cs="Arial"/>
                <w:color w:val="666666"/>
                <w:sz w:val="18"/>
                <w:szCs w:val="18"/>
              </w:rPr>
              <w:t>先养宠物再登录；</w:t>
            </w:r>
            <w:r>
              <w:rPr>
                <w:rFonts w:hint="eastAsia" w:ascii="Arial" w:hAnsi="Arial" w:eastAsia="Arial" w:cs="Arial"/>
                <w:color w:val="666666"/>
                <w:sz w:val="18"/>
                <w:szCs w:val="18"/>
              </w:rPr>
              <w:br w:type="textWrapping"/>
            </w:r>
            <w:r>
              <w:rPr>
                <w:rFonts w:hint="eastAsia" w:ascii="Arial" w:hAnsi="Arial" w:eastAsia="Arial" w:cs="Arial"/>
                <w:color w:val="666666"/>
                <w:sz w:val="18"/>
                <w:szCs w:val="18"/>
              </w:rPr>
              <w:t>CN：微信/Apple/Email；</w:t>
            </w:r>
            <w:r>
              <w:rPr>
                <w:rFonts w:hint="eastAsia" w:ascii="Arial" w:hAnsi="Arial" w:eastAsia="Arial" w:cs="Arial"/>
                <w:color w:val="666666"/>
                <w:sz w:val="18"/>
                <w:szCs w:val="18"/>
              </w:rPr>
              <w:br w:type="textWrapping"/>
            </w:r>
            <w:r>
              <w:rPr>
                <w:rFonts w:hint="eastAsia" w:ascii="Arial" w:hAnsi="Arial" w:eastAsia="Arial" w:cs="Arial"/>
                <w:color w:val="666666"/>
                <w:sz w:val="18"/>
                <w:szCs w:val="18"/>
              </w:rPr>
              <w:t>海外：Google/Apple/Email。</w:t>
            </w:r>
          </w:p>
        </w:tc>
        <w:tc>
          <w:tcPr>
            <w:tcW w:w="7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14A35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</w:p>
        </w:tc>
      </w:tr>
      <w:tr w14:paraId="31089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2AB9E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音量自适应 + 深夜静音</w:t>
            </w:r>
          </w:p>
        </w:tc>
        <w:tc>
          <w:tcPr>
            <w:tcW w:w="41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09404">
            <w:r>
              <w:rPr>
                <w:rFonts w:ascii="Arial" w:hAnsi="Arial" w:eastAsia="Arial" w:cs="Arial"/>
                <w:b/>
                <w:bCs/>
                <w:color w:val="EF9F27"/>
                <w:sz w:val="18"/>
                <w:szCs w:val="18"/>
              </w:rPr>
              <w:t>P1</w:t>
            </w:r>
          </w:p>
        </w:tc>
        <w:tc>
          <w:tcPr>
            <w:tcW w:w="90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42656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硬件+后端</w:t>
            </w:r>
          </w:p>
        </w:tc>
        <w:tc>
          <w:tcPr>
            <w:tcW w:w="354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72DAF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易</w:t>
            </w:r>
          </w:p>
        </w:tc>
        <w:tc>
          <w:tcPr>
            <w:tcW w:w="156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E1702">
            <w:r>
              <w:rPr>
                <w:rFonts w:hint="eastAsia" w:ascii="Arial" w:hAnsi="Arial" w:eastAsia="Arial" w:cs="Arial"/>
                <w:color w:val="666666"/>
                <w:sz w:val="18"/>
                <w:szCs w:val="18"/>
              </w:rPr>
              <w:t>利用Wi-Fi获取云端时间，深夜自动降音量/静音。依赖P0 Wi-Fi稳定落地。</w:t>
            </w:r>
          </w:p>
        </w:tc>
        <w:tc>
          <w:tcPr>
            <w:tcW w:w="7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E70C4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</w:p>
        </w:tc>
      </w:tr>
      <w:tr w14:paraId="252D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93FB0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昵称/唤醒名系统</w:t>
            </w:r>
          </w:p>
        </w:tc>
        <w:tc>
          <w:tcPr>
            <w:tcW w:w="41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0FDBD">
            <w:r>
              <w:rPr>
                <w:rFonts w:ascii="Arial" w:hAnsi="Arial" w:eastAsia="Arial" w:cs="Arial"/>
                <w:b/>
                <w:bCs/>
                <w:color w:val="639922"/>
                <w:sz w:val="18"/>
                <w:szCs w:val="18"/>
              </w:rPr>
              <w:t>P2</w:t>
            </w:r>
          </w:p>
        </w:tc>
        <w:tc>
          <w:tcPr>
            <w:tcW w:w="90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70C53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</w:t>
            </w:r>
          </w:p>
        </w:tc>
        <w:tc>
          <w:tcPr>
            <w:tcW w:w="354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CFCDA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中</w:t>
            </w:r>
          </w:p>
        </w:tc>
        <w:tc>
          <w:tcPr>
            <w:tcW w:w="156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07DBD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用户自定义宠物唤醒词，云端语音适配</w:t>
            </w:r>
          </w:p>
        </w:tc>
        <w:tc>
          <w:tcPr>
            <w:tcW w:w="7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76832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</w:p>
        </w:tc>
      </w:tr>
      <w:tr w14:paraId="56FD9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BD6BC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注销账户</w:t>
            </w:r>
          </w:p>
        </w:tc>
        <w:tc>
          <w:tcPr>
            <w:tcW w:w="41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528FC">
            <w:r>
              <w:rPr>
                <w:rFonts w:ascii="Arial" w:hAnsi="Arial" w:eastAsia="Arial" w:cs="Arial"/>
                <w:b/>
                <w:bCs/>
                <w:color w:val="639922"/>
                <w:sz w:val="18"/>
                <w:szCs w:val="18"/>
              </w:rPr>
              <w:t>P2</w:t>
            </w:r>
          </w:p>
        </w:tc>
        <w:tc>
          <w:tcPr>
            <w:tcW w:w="90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D805D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</w:t>
            </w:r>
          </w:p>
        </w:tc>
        <w:tc>
          <w:tcPr>
            <w:tcW w:w="354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8862C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易</w:t>
            </w:r>
          </w:p>
        </w:tc>
        <w:tc>
          <w:tcPr>
            <w:tcW w:w="156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D8469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GDPR 合规要求，与登录重构合并排期</w:t>
            </w:r>
          </w:p>
        </w:tc>
        <w:tc>
          <w:tcPr>
            <w:tcW w:w="7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8B9F0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</w:p>
        </w:tc>
      </w:tr>
      <w:tr w14:paraId="01515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7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99963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防重处理</w:t>
            </w:r>
          </w:p>
        </w:tc>
        <w:tc>
          <w:tcPr>
            <w:tcW w:w="412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56F5D">
            <w:r>
              <w:rPr>
                <w:rFonts w:ascii="Arial" w:hAnsi="Arial" w:eastAsia="Arial" w:cs="Arial"/>
                <w:b/>
                <w:bCs/>
                <w:color w:val="639922"/>
                <w:sz w:val="18"/>
                <w:szCs w:val="18"/>
              </w:rPr>
              <w:t>P2</w:t>
            </w:r>
          </w:p>
        </w:tc>
        <w:tc>
          <w:tcPr>
            <w:tcW w:w="90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B7234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</w:t>
            </w:r>
          </w:p>
        </w:tc>
        <w:tc>
          <w:tcPr>
            <w:tcW w:w="354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305CF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易</w:t>
            </w:r>
          </w:p>
        </w:tc>
        <w:tc>
          <w:tcPr>
            <w:tcW w:w="1561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608E4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前端防抖 + 后端接口防重，与登录重构合并</w:t>
            </w:r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br w:type="textWrapping"/>
            </w:r>
            <w:r>
              <w:rPr>
                <w:rFonts w:hint="eastAsia" w:ascii="Arial" w:hAnsi="Arial" w:eastAsia="Arial" w:cs="Arial"/>
                <w:color w:val="666666"/>
                <w:sz w:val="18"/>
                <w:szCs w:val="18"/>
              </w:rPr>
              <w:t>下期前端将对快速重复点击事件做优化，后端将更新升级SDK针对所有提交类接口进行防重处理</w:t>
            </w:r>
          </w:p>
        </w:tc>
        <w:tc>
          <w:tcPr>
            <w:tcW w:w="7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83CBE">
            <w:pPr>
              <w:rPr>
                <w:rFonts w:ascii="Arial" w:hAnsi="Arial" w:eastAsia="Arial" w:cs="Arial"/>
                <w:color w:val="666666"/>
                <w:sz w:val="18"/>
                <w:szCs w:val="18"/>
              </w:rPr>
            </w:pPr>
          </w:p>
        </w:tc>
      </w:tr>
    </w:tbl>
    <w:p w14:paraId="3FF95C7A">
      <w:pPr>
        <w:spacing w:before="120" w:after="0"/>
      </w:pPr>
    </w:p>
    <w:p w14:paraId="4D8CD88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4.4  P0 功能详情</w:t>
      </w:r>
    </w:p>
    <w:p w14:paraId="7AE9285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4.4.1  Wi-Fi 深度集成 + 云端自诊断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47C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712C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产品模块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A3D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功能完善</w:t>
            </w:r>
          </w:p>
        </w:tc>
      </w:tr>
      <w:tr w14:paraId="4B98B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31EB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负责方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AB5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硬件 + 后端 + 前端</w:t>
            </w:r>
          </w:p>
        </w:tc>
      </w:tr>
      <w:tr w14:paraId="60D28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DA42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难度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496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难（连接层架构重设计）</w:t>
            </w:r>
          </w:p>
        </w:tc>
      </w:tr>
      <w:tr w14:paraId="164DD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A411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需讨论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0956">
            <w:r>
              <w:rPr>
                <w:rFonts w:ascii="Arial" w:hAnsi="Arial" w:eastAsia="Arial" w:cs="Arial"/>
                <w:b/>
                <w:bCs/>
                <w:color w:val="B8520A"/>
                <w:sz w:val="20"/>
                <w:szCs w:val="20"/>
              </w:rPr>
              <w:t>是  ⚠️</w:t>
            </w:r>
          </w:p>
        </w:tc>
      </w:tr>
    </w:tbl>
    <w:p w14:paraId="4E6BA7A9">
      <w:pPr>
        <w:spacing w:before="80" w:after="0"/>
      </w:pPr>
    </w:p>
    <w:p w14:paraId="1B8018AC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背景与问题</w:t>
      </w:r>
    </w:p>
    <w:p w14:paraId="10AE23CF">
      <w:pPr>
        <w:spacing w:before="80" w:after="80"/>
        <w:rPr>
          <w:rFonts w:ascii="Arial" w:hAnsi="Arial" w:eastAsia="Arial" w:cs="Arial"/>
          <w:color w:val="333333"/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蓝牙方案频繁出现离线、断连，App 状态与设备实际状态不同步，是当前客诉的核心来源。</w:t>
      </w:r>
    </w:p>
    <w:p w14:paraId="1E56FBDD">
      <w:pPr>
        <w:spacing w:before="80" w:after="80"/>
        <w:rPr>
          <w:rFonts w:ascii="Arial" w:hAnsi="Arial" w:eastAsia="Arial" w:cs="Arial"/>
          <w:color w:val="333333"/>
          <w:sz w:val="22"/>
          <w:szCs w:val="22"/>
        </w:rPr>
      </w:pPr>
      <w:r>
        <w:rPr>
          <w:rFonts w:hint="eastAsia" w:ascii="Arial" w:hAnsi="Arial" w:eastAsia="Arial" w:cs="Arial"/>
          <w:color w:val="333333"/>
          <w:sz w:val="22"/>
          <w:szCs w:val="22"/>
        </w:rPr>
        <w:t>断连问题是出海用户最直接的差评来源，硬件产品口碑一旦烂掉很难救。自诊断"打报告"机制同时降低客服压力，ROI很高。</w:t>
      </w:r>
    </w:p>
    <w:p w14:paraId="389F1026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需求描述</w:t>
      </w:r>
    </w:p>
    <w:p w14:paraId="53ABAB99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以 Wi-Fi 替代蓝牙作为主连接协议，从根源解决稳定性</w:t>
      </w:r>
    </w:p>
    <w:p w14:paraId="60A7BD7D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设备内置自诊断程序，定时向云端发送软硬件状态报告（初版建议：心跳频率 5 分钟/次）</w:t>
      </w:r>
    </w:p>
    <w:p w14:paraId="1901CC8E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App 实时展示设备在线状态，异常时立即推送通知</w:t>
      </w:r>
    </w:p>
    <w:p w14:paraId="4AF2F02E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后端接收诊断数据，异常时自动触发告警</w:t>
      </w:r>
    </w:p>
    <w:p w14:paraId="0DC4A32B">
      <w:pPr>
        <w:spacing w:before="60" w:after="0"/>
      </w:pPr>
    </w:p>
    <w:p w14:paraId="484AE23E">
      <w:pPr>
        <w:spacing w:before="80" w:after="80"/>
      </w:pPr>
      <w:r>
        <w:rPr>
          <w:rFonts w:ascii="Arial" w:hAnsi="Arial" w:eastAsia="Arial" w:cs="Arial"/>
          <w:b/>
          <w:bCs/>
          <w:color w:val="C0392B"/>
          <w:sz w:val="22"/>
          <w:szCs w:val="22"/>
        </w:rPr>
        <w:t>待讨论事项 ⚠️</w:t>
      </w:r>
    </w:p>
    <w:p w14:paraId="27925CF3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Wi-Fi 掉线时的降级策略：回退蓝牙？还是断开并提示用户？</w:t>
      </w:r>
    </w:p>
    <w:p w14:paraId="5B9BADF3">
      <w:pPr>
        <w:pStyle w:val="19"/>
        <w:numPr>
          <w:ilvl w:val="0"/>
          <w:numId w:val="1"/>
        </w:numPr>
        <w:spacing w:before="60" w:after="60"/>
      </w:pP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云端状态同步</w:t>
      </w:r>
      <w:r>
        <w:rPr>
          <w:rFonts w:ascii="Arial" w:hAnsi="Arial" w:eastAsia="Arial" w:cs="Arial"/>
          <w:color w:val="333333"/>
          <w:sz w:val="22"/>
          <w:szCs w:val="22"/>
        </w:rPr>
        <w:t>：</w:t>
      </w:r>
      <w:r>
        <w:rPr>
          <w:rFonts w:hint="eastAsia" w:eastAsia="宋体" w:cs="Arial"/>
          <w:color w:val="333333"/>
          <w:sz w:val="22"/>
          <w:szCs w:val="22"/>
          <w:lang w:val="en-US" w:eastAsia="zh-CN"/>
        </w:rPr>
        <w:t>错误信息同步到后端</w:t>
      </w:r>
    </w:p>
    <w:p w14:paraId="6199D1EC">
      <w:pPr>
        <w:spacing w:before="60" w:after="0"/>
      </w:pPr>
    </w:p>
    <w:p w14:paraId="27D2D3C2">
      <w:pPr>
        <w:pStyle w:val="22"/>
        <w:bidi w:val="0"/>
      </w:pPr>
      <w:r>
        <w:t>依赖：P1「音量自适应+深夜静音」强依赖本项先落地</w:t>
      </w:r>
    </w:p>
    <w:p w14:paraId="3D8C4F20">
      <w:pPr>
        <w:spacing w:before="80" w:after="0"/>
      </w:pPr>
    </w:p>
    <w:p w14:paraId="3BE9AD14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 xml:space="preserve">4.4.2 </w:t>
      </w:r>
      <w:r>
        <w:rPr>
          <w:rFonts w:ascii="Arial" w:hAnsi="Arial" w:eastAsia="Arial" w:cs="Arial"/>
          <w:b/>
          <w:bCs/>
          <w:strike/>
          <w:color w:val="0F3460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strike/>
          <w:dstrike w:val="0"/>
          <w:color w:val="0F3460"/>
          <w:sz w:val="24"/>
          <w:szCs w:val="24"/>
        </w:rPr>
        <w:t>传感器死区 + 多传感器融合判定</w:t>
      </w:r>
      <w:r>
        <w:rPr>
          <w:rFonts w:ascii="Arial" w:hAnsi="Arial" w:eastAsia="Arial" w:cs="Arial"/>
          <w:b/>
          <w:bCs/>
          <w:color w:val="1A1A2E"/>
          <w:sz w:val="20"/>
          <w:szCs w:val="20"/>
        </w:rPr>
        <w:t>设备抖动经确认为舵机本身问题，需联系厂家排查；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993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E5BA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产品模块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AEB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感应输入</w:t>
            </w:r>
          </w:p>
        </w:tc>
      </w:tr>
      <w:tr w14:paraId="6BCF1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E9C7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负责方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AAE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硬件</w:t>
            </w:r>
          </w:p>
        </w:tc>
      </w:tr>
      <w:tr w14:paraId="0DA92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35DB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难度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6769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中（参数需实测调优）</w:t>
            </w:r>
          </w:p>
        </w:tc>
      </w:tr>
      <w:tr w14:paraId="6E7DA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5D4C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需讨论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4EDD">
            <w:r>
              <w:rPr>
                <w:rFonts w:ascii="Arial" w:hAnsi="Arial" w:eastAsia="Arial" w:cs="Arial"/>
                <w:b/>
                <w:bCs/>
                <w:color w:val="B8520A"/>
                <w:sz w:val="20"/>
                <w:szCs w:val="20"/>
              </w:rPr>
              <w:t>是  ⚠️</w:t>
            </w:r>
          </w:p>
        </w:tc>
      </w:tr>
    </w:tbl>
    <w:p w14:paraId="010C0513">
      <w:pPr>
        <w:spacing w:before="80" w:after="0"/>
      </w:pPr>
    </w:p>
    <w:p w14:paraId="31F1A651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背景与问题</w:t>
      </w:r>
    </w:p>
    <w:p w14:paraId="2C155B86">
      <w:pPr>
        <w:spacing w:before="80" w:after="80"/>
        <w:rPr>
          <w:rFonts w:ascii="Arial" w:hAnsi="Arial" w:eastAsia="Arial" w:cs="Arial"/>
          <w:color w:val="333333"/>
          <w:sz w:val="22"/>
          <w:szCs w:val="22"/>
        </w:rPr>
      </w:pPr>
      <w:r>
        <w:rPr>
          <w:rFonts w:ascii="Arial" w:hAnsi="Arial" w:eastAsia="Arial" w:cs="Arial"/>
          <w:color w:val="333333"/>
          <w:sz w:val="22"/>
          <w:szCs w:val="22"/>
        </w:rPr>
        <w:t>用户反馈设备「一直抖动」「乱叫」「误判声音/静电」，以为设备故障，直接放弃使用。</w:t>
      </w:r>
    </w:p>
    <w:p w14:paraId="2068BA1A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需求描述</w:t>
      </w:r>
    </w:p>
    <w:p w14:paraId="534F4D6C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增加 Deadzone（死区）设定：传感器数值波动在 5% 以内时，电机绝对不响应</w:t>
      </w:r>
    </w:p>
    <w:p w14:paraId="49D3B369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多传感器融合判定：触摸传感器 + 加速度计需在 200ms 时间窗口内同时触发才有效</w:t>
      </w:r>
    </w:p>
    <w:p w14:paraId="1B9C2449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单点触发一律视为环境干扰（静电、振动等），不响应</w:t>
      </w:r>
    </w:p>
    <w:p w14:paraId="2ECBB6D7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PID 软启动：电机动作加 50ms 缓冲时间，避免瞬间启动的电流过载</w:t>
      </w:r>
    </w:p>
    <w:p w14:paraId="20EC5369">
      <w:pPr>
        <w:spacing w:before="60" w:after="0"/>
      </w:pPr>
    </w:p>
    <w:p w14:paraId="232D83E4">
      <w:pPr>
        <w:spacing w:before="80" w:after="80"/>
      </w:pPr>
      <w:r>
        <w:rPr>
          <w:rFonts w:ascii="Arial" w:hAnsi="Arial" w:eastAsia="Arial" w:cs="Arial"/>
          <w:b/>
          <w:bCs/>
          <w:color w:val="C0392B"/>
          <w:sz w:val="22"/>
          <w:szCs w:val="22"/>
        </w:rPr>
        <w:t>待讨论事项 ⚠️</w:t>
      </w:r>
    </w:p>
    <w:p w14:paraId="0C33FA08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「5%死区」和「200ms时间窗口」均为初始估算值，需实测验证</w:t>
      </w:r>
    </w:p>
    <w:p w14:paraId="27F12496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死区参数建议做成云端可配置，方便后续动态调参</w:t>
      </w:r>
    </w:p>
    <w:p w14:paraId="0F4C191F">
      <w:pPr>
        <w:spacing w:before="80" w:after="0"/>
      </w:pPr>
    </w:p>
    <w:p w14:paraId="7CA070A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4.4.3  充电逻辑重构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392E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5BE4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产品模块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2B17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问题完善</w:t>
            </w:r>
          </w:p>
        </w:tc>
      </w:tr>
      <w:tr w14:paraId="5B5E8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0CE3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负责方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951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硬件</w:t>
            </w:r>
          </w:p>
        </w:tc>
      </w:tr>
      <w:tr w14:paraId="0AAB2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573D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难度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42A8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易（固件时序和参数调整）</w:t>
            </w:r>
          </w:p>
        </w:tc>
      </w:tr>
      <w:tr w14:paraId="48681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D049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需讨论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E6C6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否</w:t>
            </w:r>
          </w:p>
        </w:tc>
      </w:tr>
    </w:tbl>
    <w:p w14:paraId="69D102F2">
      <w:pPr>
        <w:spacing w:before="80" w:after="0"/>
      </w:pPr>
    </w:p>
    <w:p w14:paraId="35A5F93F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背景与问题</w:t>
      </w:r>
    </w:p>
    <w:p w14:paraId="493FC45D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「充不进电」类客诉占比约 20%，充电指示逻辑不直观，用户无法判断是否在正常充电。</w:t>
      </w:r>
    </w:p>
    <w:p w14:paraId="479C7239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需求描述</w:t>
      </w:r>
    </w:p>
    <w:p w14:paraId="273CF048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插电后，系统先保持关闭状态静默充电 10 分钟，待电压稳定后再启动唤醒程序</w:t>
      </w:r>
    </w:p>
    <w:p w14:paraId="39E48DE8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电量达到 85% 时亮绿灯，明确传达「充电正常」信号</w:t>
      </w:r>
    </w:p>
    <w:p w14:paraId="4E4E0252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本项不依赖其他 P0 任务，可独立排期</w:t>
      </w:r>
    </w:p>
    <w:p w14:paraId="0397075D">
      <w:pPr>
        <w:spacing w:before="80" w:after="0"/>
      </w:pPr>
    </w:p>
    <w:p w14:paraId="37FE2D7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4.5  P1 功能详情</w:t>
      </w:r>
    </w:p>
    <w:p w14:paraId="0705FA2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4.5.</w:t>
      </w:r>
      <w:r>
        <w:rPr>
          <w:rFonts w:hint="eastAsia" w:ascii="Arial" w:hAnsi="Arial" w:eastAsia="宋体" w:cs="Arial"/>
          <w:b/>
          <w:bCs/>
          <w:color w:val="0F3460"/>
          <w:sz w:val="24"/>
          <w:szCs w:val="24"/>
          <w:lang w:val="en-US" w:eastAsia="zh-CN"/>
        </w:rPr>
        <w:t>1</w:t>
      </w:r>
      <w:r>
        <w:rPr>
          <w:rFonts w:ascii="Arial" w:hAnsi="Arial" w:eastAsia="Arial" w:cs="Arial"/>
          <w:b/>
          <w:bCs/>
          <w:color w:val="0F3460"/>
          <w:sz w:val="24"/>
          <w:szCs w:val="24"/>
        </w:rPr>
        <w:t xml:space="preserve">  登录流程重构 + 第三方登录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712DE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DB29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产品模块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5583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功能完善</w:t>
            </w:r>
          </w:p>
        </w:tc>
      </w:tr>
      <w:tr w14:paraId="4E1E6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09FE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负责方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CB3C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前端 + 后端</w:t>
            </w:r>
          </w:p>
        </w:tc>
      </w:tr>
      <w:tr w14:paraId="1B68D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4E22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难度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62DB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难（匿名状态体系 + 数据迁移 + 三方 OAuth）</w:t>
            </w:r>
          </w:p>
        </w:tc>
      </w:tr>
      <w:tr w14:paraId="2D23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E539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需讨论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61C8">
            <w:r>
              <w:rPr>
                <w:rFonts w:ascii="Arial" w:hAnsi="Arial" w:eastAsia="Arial" w:cs="Arial"/>
                <w:b/>
                <w:bCs/>
                <w:color w:val="B8520A"/>
                <w:sz w:val="20"/>
                <w:szCs w:val="20"/>
              </w:rPr>
              <w:t>是  ⚠️</w:t>
            </w:r>
          </w:p>
        </w:tc>
      </w:tr>
    </w:tbl>
    <w:p w14:paraId="2E097784">
      <w:pPr>
        <w:spacing w:before="80" w:after="0"/>
      </w:pPr>
    </w:p>
    <w:p w14:paraId="0BFB137F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背景与问题</w:t>
      </w:r>
    </w:p>
    <w:p w14:paraId="6404F282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短信验证码资费过高；强制登录导致新用户在产生情感依附前大量流失。</w:t>
      </w:r>
    </w:p>
    <w:p w14:paraId="6523357E">
      <w:pPr>
        <w:spacing w:before="80" w:after="80"/>
      </w:pPr>
    </w:p>
    <w:p w14:paraId="453B7CDD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需求描述</w:t>
      </w:r>
    </w:p>
    <w:p w14:paraId="797FA46E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流程改为：进入 App → 直接创建宠物开始互动 → 产生情感后弹出「保存你的宠物」→ 引导登录</w:t>
      </w:r>
    </w:p>
    <w:p w14:paraId="45F7D4C4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CN 登录方式：微信 + Apple + Email，手机号放次级入口</w:t>
      </w:r>
    </w:p>
    <w:p w14:paraId="763B85D0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海外登录方式：Google + Apple + Email，不显示手机号</w:t>
      </w:r>
    </w:p>
    <w:p w14:paraId="241C2485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同一邮箱/手机号已注册时，提示「绑定已有账号」，不新建</w:t>
      </w:r>
    </w:p>
    <w:p w14:paraId="207ED9EA">
      <w:pPr>
        <w:spacing w:before="60" w:after="0"/>
      </w:pPr>
    </w:p>
    <w:p w14:paraId="4E2B8219">
      <w:pPr>
        <w:spacing w:before="60" w:after="0"/>
        <w:rPr/>
      </w:pPr>
      <w:r>
        <w:rPr>
          <w:rFonts w:hint="default"/>
        </w:rPr>
        <w:t>第三方登录流程</w:t>
      </w:r>
    </w:p>
    <w:tbl>
      <w:tblPr>
        <w:tblStyle w:val="12"/>
        <w:tblW w:w="464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3492"/>
        <w:gridCol w:w="4021"/>
      </w:tblGrid>
      <w:tr w14:paraId="5F3B1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49D3"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登录方式</w:t>
            </w:r>
          </w:p>
        </w:tc>
        <w:tc>
          <w:tcPr>
            <w:tcW w:w="202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7CEE"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获取的信息</w:t>
            </w:r>
          </w:p>
        </w:tc>
        <w:tc>
          <w:tcPr>
            <w:tcW w:w="233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3F5E">
            <w:pP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后端处理</w:t>
            </w:r>
          </w:p>
        </w:tc>
      </w:tr>
      <w:tr w14:paraId="5F94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93E2"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微信</w:t>
            </w:r>
          </w:p>
        </w:tc>
        <w:tc>
          <w:tcPr>
            <w:tcW w:w="202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7F1F">
            <w:pPr>
              <w:rPr>
                <w:b w:val="0"/>
                <w:bCs w:val="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openid, unionid, 昵称, 头像</w:t>
            </w:r>
          </w:p>
        </w:tc>
        <w:tc>
          <w:tcPr>
            <w:tcW w:w="233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07CC">
            <w:pP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用unionid匹配账号，无则创建</w:t>
            </w:r>
          </w:p>
        </w:tc>
      </w:tr>
      <w:tr w14:paraId="1F7DE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FA89"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Google</w:t>
            </w:r>
          </w:p>
        </w:tc>
        <w:tc>
          <w:tcPr>
            <w:tcW w:w="202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4047">
            <w:pPr>
              <w:rPr>
                <w:b w:val="0"/>
                <w:bCs w:val="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sub(id), email, name, picture</w:t>
            </w:r>
          </w:p>
        </w:tc>
        <w:tc>
          <w:tcPr>
            <w:tcW w:w="233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747E">
            <w:pP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用email为主键匹配，支持合并</w:t>
            </w:r>
          </w:p>
        </w:tc>
      </w:tr>
      <w:tr w14:paraId="053CF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0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2E81"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Apple</w:t>
            </w:r>
          </w:p>
        </w:tc>
        <w:tc>
          <w:tcPr>
            <w:tcW w:w="2026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2F79">
            <w:pPr>
              <w:rPr>
                <w:b w:val="0"/>
                <w:bCs w:val="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user(id), email(真实/虚拟), name</w:t>
            </w:r>
          </w:p>
        </w:tc>
        <w:tc>
          <w:tcPr>
            <w:tcW w:w="2333" w:type="pct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23DA">
            <w:pP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强制绑定手机号，虚拟邮箱单独存储</w:t>
            </w:r>
          </w:p>
        </w:tc>
      </w:tr>
    </w:tbl>
    <w:p w14:paraId="0C04742E">
      <w:pPr>
        <w:spacing w:before="60" w:after="0"/>
        <w:rPr>
          <w:rFonts w:hint="eastAsia"/>
        </w:rPr>
      </w:pPr>
      <w:r>
        <w:rPr>
          <w:rFonts w:hint="eastAsia"/>
        </w:rPr>
        <w:t>Apple登录特殊处理：</w:t>
      </w:r>
    </w:p>
    <w:p w14:paraId="479C07FA">
      <w:pPr>
        <w:spacing w:before="60" w:after="0"/>
        <w:rPr>
          <w:rFonts w:hint="eastAsia"/>
        </w:rPr>
      </w:pPr>
      <w:r>
        <w:rPr>
          <w:rFonts w:hint="eastAsia"/>
        </w:rPr>
        <w:t>如果Apple返回虚拟邮箱（@privaterelay.appleid.com），不能用此邮箱匹配已有账号</w:t>
      </w:r>
    </w:p>
    <w:p w14:paraId="1B30C9AD">
      <w:pPr>
        <w:spacing w:before="60" w:after="0"/>
        <w:rPr>
          <w:rFonts w:hint="eastAsia"/>
        </w:rPr>
      </w:pPr>
      <w:r>
        <w:rPr>
          <w:rFonts w:hint="eastAsia"/>
        </w:rPr>
        <w:t>必须引导用户绑定手机号或真实邮箱</w:t>
      </w:r>
    </w:p>
    <w:p w14:paraId="1F52FD81">
      <w:pPr>
        <w:spacing w:before="60" w:after="0"/>
      </w:pPr>
      <w:r>
        <w:rPr>
          <w:rFonts w:hint="eastAsia"/>
        </w:rPr>
        <w:t>绑定的手机号/邮箱作为账号主标识</w:t>
      </w:r>
    </w:p>
    <w:p w14:paraId="29727DE9">
      <w:pPr>
        <w:pStyle w:val="22"/>
        <w:bidi w:val="0"/>
      </w:pPr>
      <w:r>
        <w:t>依赖：注销账户、防重处理建议同期完成</w:t>
      </w:r>
    </w:p>
    <w:p w14:paraId="28B2516E">
      <w:pPr>
        <w:spacing w:before="80" w:after="0"/>
      </w:pPr>
    </w:p>
    <w:p w14:paraId="47426F7D">
      <w:pPr>
        <w:spacing w:before="60" w:after="0"/>
        <w:rPr>
          <w:rFonts w:hint="default"/>
        </w:rPr>
      </w:pPr>
      <w:r>
        <w:rPr>
          <w:rFonts w:hint="default"/>
        </w:rPr>
        <w:t>账号合并规则</w:t>
      </w:r>
      <w:bookmarkStart w:id="0" w:name="_GoBack"/>
      <w:bookmarkEnd w:id="0"/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3329"/>
        <w:gridCol w:w="4379"/>
      </w:tblGrid>
      <w:tr w14:paraId="3E83D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  <w:tblHeader/>
        </w:trPr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7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CFFD90">
            <w:pPr>
              <w:rPr>
                <w:rFonts w:hint="eastAsia" w:ascii="Arial" w:hAnsi="Arial" w:eastAsia="Arial" w:cs="Arial"/>
                <w:b/>
                <w:bCs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场景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2E01CC">
            <w:pP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触发条件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2E9EBA">
            <w:pP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处理逻辑</w:t>
            </w:r>
          </w:p>
        </w:tc>
      </w:tr>
      <w:tr w14:paraId="42694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7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11B906">
            <w:pP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邮箱冲突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7BEC9E">
            <w:pP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第三方登录返回的邮箱已被注册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BF4954">
            <w:pP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弹窗确认是否合并，用户确认后绑定</w:t>
            </w:r>
          </w:p>
        </w:tc>
      </w:tr>
      <w:tr w14:paraId="36467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7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6F0917">
            <w:pP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手机冲突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A9F342">
            <w:pP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绑定手机时发现已被注册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2162B8">
            <w:pP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需短信验证码验证身份后合并</w:t>
            </w:r>
          </w:p>
        </w:tc>
      </w:tr>
      <w:tr w14:paraId="1B802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7FA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1366ED">
            <w:pP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/>
                <w:bCs/>
                <w:color w:val="666666"/>
                <w:sz w:val="20"/>
                <w:szCs w:val="20"/>
                <w:lang w:val="en-US" w:eastAsia="zh-CN"/>
              </w:rPr>
              <w:t>本地匿名数据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C4DB46">
            <w:pP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用户有本地匿名宠物数据后首次登录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B1E850">
            <w:pP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</w:rPr>
            </w:pPr>
            <w:r>
              <w:rPr>
                <w:rFonts w:hint="default" w:ascii="Arial" w:hAnsi="Arial" w:eastAsia="Arial" w:cs="Arial"/>
                <w:b w:val="0"/>
                <w:bCs w:val="0"/>
                <w:color w:val="666666"/>
                <w:sz w:val="20"/>
                <w:szCs w:val="20"/>
                <w:lang w:val="en-US" w:eastAsia="zh-CN"/>
              </w:rPr>
              <w:t>弹窗选择：合并数据 / 使用账号数据 / 放弃本地数据</w:t>
            </w:r>
          </w:p>
        </w:tc>
      </w:tr>
    </w:tbl>
    <w:p w14:paraId="7712B5D8">
      <w:pPr>
        <w:spacing w:before="80" w:after="0"/>
      </w:pPr>
    </w:p>
    <w:p w14:paraId="7F4DABBF">
      <w:pPr>
        <w:spacing w:before="80" w:after="0"/>
        <w:rPr>
          <w:rFonts w:hint="eastAsia"/>
        </w:rPr>
      </w:pPr>
      <w:r>
        <w:rPr>
          <w:rFonts w:hint="eastAsia"/>
        </w:rPr>
        <w:t>if (region === "CN") {</w:t>
      </w:r>
    </w:p>
    <w:p w14:paraId="3612D340">
      <w:pPr>
        <w:spacing w:before="80" w:after="0"/>
        <w:rPr>
          <w:rFonts w:hint="eastAsia"/>
        </w:rPr>
      </w:pPr>
      <w:r>
        <w:rPr>
          <w:rFonts w:hint="eastAsia"/>
        </w:rPr>
        <w:t xml:space="preserve">  showWeChat = true</w:t>
      </w:r>
    </w:p>
    <w:p w14:paraId="1A9FFD7C">
      <w:pPr>
        <w:spacing w:before="80" w:after="0"/>
        <w:rPr>
          <w:rFonts w:hint="eastAsia"/>
        </w:rPr>
      </w:pPr>
      <w:r>
        <w:rPr>
          <w:rFonts w:hint="eastAsia"/>
        </w:rPr>
        <w:t xml:space="preserve">  showPhone = true</w:t>
      </w:r>
    </w:p>
    <w:p w14:paraId="15102426">
      <w:pPr>
        <w:spacing w:before="80" w:after="0"/>
        <w:rPr>
          <w:rFonts w:hint="eastAsia"/>
        </w:rPr>
      </w:pPr>
      <w:r>
        <w:rPr>
          <w:rFonts w:hint="eastAsia"/>
        </w:rPr>
        <w:t>} else {</w:t>
      </w:r>
    </w:p>
    <w:p w14:paraId="346B1066">
      <w:pPr>
        <w:spacing w:before="80" w:after="0"/>
        <w:rPr>
          <w:rFonts w:hint="eastAsia"/>
        </w:rPr>
      </w:pPr>
      <w:r>
        <w:rPr>
          <w:rFonts w:hint="eastAsia"/>
        </w:rPr>
        <w:t xml:space="preserve">  showGoogle = true</w:t>
      </w:r>
    </w:p>
    <w:p w14:paraId="66FE6CB5">
      <w:pPr>
        <w:spacing w:before="80" w:after="0"/>
        <w:rPr>
          <w:rFonts w:hint="eastAsia"/>
        </w:rPr>
      </w:pPr>
      <w:r>
        <w:rPr>
          <w:rFonts w:hint="eastAsia"/>
        </w:rPr>
        <w:t xml:space="preserve">  showPhone = false</w:t>
      </w:r>
    </w:p>
    <w:p w14:paraId="483B9981">
      <w:pPr>
        <w:spacing w:before="80" w:after="0"/>
        <w:rPr>
          <w:rFonts w:hint="eastAsia"/>
        </w:rPr>
      </w:pPr>
      <w:r>
        <w:rPr>
          <w:rFonts w:hint="eastAsia"/>
        </w:rPr>
        <w:t>}</w:t>
      </w:r>
    </w:p>
    <w:p w14:paraId="58029C5B">
      <w:pPr>
        <w:spacing w:before="80" w:after="0"/>
        <w:rPr>
          <w:rFonts w:hint="eastAsia"/>
        </w:rPr>
      </w:pPr>
    </w:p>
    <w:p w14:paraId="255A8BC7">
      <w:pPr>
        <w:spacing w:before="80" w:after="0"/>
        <w:rPr>
          <w:rFonts w:hint="eastAsia"/>
        </w:rPr>
      </w:pPr>
    </w:p>
    <w:p w14:paraId="3B9FEE64">
      <w:pPr>
        <w:spacing w:before="80" w:after="0"/>
        <w:rPr>
          <w:rFonts w:hint="eastAsia"/>
        </w:rPr>
      </w:pPr>
      <w:r>
        <w:rPr>
          <w:rFonts w:hint="eastAsia"/>
        </w:rPr>
        <w:t>buttons = [</w:t>
      </w:r>
    </w:p>
    <w:p w14:paraId="59C5225E">
      <w:pPr>
        <w:spacing w:before="80" w:after="0"/>
        <w:rPr>
          <w:rFonts w:hint="eastAsia"/>
        </w:rPr>
      </w:pPr>
      <w:r>
        <w:rPr>
          <w:rFonts w:hint="eastAsia"/>
        </w:rPr>
        <w:t xml:space="preserve">  Apple,</w:t>
      </w:r>
    </w:p>
    <w:p w14:paraId="3900E98B">
      <w:pPr>
        <w:spacing w:before="80" w:after="0"/>
        <w:rPr>
          <w:rFonts w:hint="eastAsia"/>
        </w:rPr>
      </w:pPr>
      <w:r>
        <w:rPr>
          <w:rFonts w:hint="eastAsia"/>
        </w:rPr>
        <w:t xml:space="preserve">  Email,</w:t>
      </w:r>
    </w:p>
    <w:p w14:paraId="5461E238">
      <w:pPr>
        <w:spacing w:before="80" w:after="0"/>
        <w:rPr>
          <w:rFonts w:hint="eastAsia"/>
        </w:rPr>
      </w:pPr>
      <w:r>
        <w:rPr>
          <w:rFonts w:hint="eastAsia"/>
        </w:rPr>
        <w:t xml:space="preserve">  Google?,   // 可开关</w:t>
      </w:r>
    </w:p>
    <w:p w14:paraId="61E26D06">
      <w:pPr>
        <w:spacing w:before="80" w:after="0"/>
        <w:rPr>
          <w:rFonts w:hint="eastAsia"/>
        </w:rPr>
      </w:pPr>
      <w:r>
        <w:rPr>
          <w:rFonts w:hint="eastAsia"/>
        </w:rPr>
        <w:t xml:space="preserve">  WeChat?,   // 可开关</w:t>
      </w:r>
    </w:p>
    <w:p w14:paraId="5653ED20">
      <w:pPr>
        <w:spacing w:before="80" w:after="0"/>
        <w:rPr>
          <w:rFonts w:hint="eastAsia"/>
        </w:rPr>
      </w:pPr>
      <w:r>
        <w:rPr>
          <w:rFonts w:hint="eastAsia"/>
        </w:rPr>
        <w:t xml:space="preserve">  Phone?     // 可开关</w:t>
      </w:r>
    </w:p>
    <w:p w14:paraId="293DE0FC">
      <w:pPr>
        <w:spacing w:before="80" w:after="0"/>
        <w:rPr>
          <w:rFonts w:hint="eastAsia"/>
        </w:rPr>
      </w:pPr>
      <w:r>
        <w:rPr>
          <w:rFonts w:hint="eastAsia"/>
        </w:rPr>
        <w:t>]</w:t>
      </w:r>
    </w:p>
    <w:p w14:paraId="33AC1D26">
      <w:pPr>
        <w:spacing w:before="80" w:after="0"/>
        <w:rPr>
          <w:rFonts w:hint="eastAsia"/>
        </w:rPr>
      </w:pPr>
    </w:p>
    <w:p w14:paraId="0B344481">
      <w:pPr>
        <w:spacing w:before="80" w:after="0"/>
        <w:rPr>
          <w:rFonts w:hint="eastAsia"/>
          <w:lang w:val="en-US" w:eastAsia="zh-CN"/>
        </w:rPr>
        <w:sectPr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 w14:paraId="01D8DF1A">
      <w:pPr>
        <w:spacing w:before="80" w:after="0"/>
        <w:rPr>
          <w:rFonts w:hint="eastAsia"/>
        </w:rPr>
      </w:pPr>
      <w:r>
        <w:rPr>
          <w:rFonts w:hint="eastAsia"/>
          <w:lang w:val="en-US" w:eastAsia="zh-CN"/>
        </w:rPr>
        <w:t>Us</w:t>
      </w:r>
      <w:r>
        <w:rPr>
          <w:rFonts w:hint="eastAsia"/>
        </w:rPr>
        <w:t>：</w:t>
      </w:r>
    </w:p>
    <w:p w14:paraId="4C41764C">
      <w:pPr>
        <w:spacing w:before="80" w:after="0"/>
        <w:rPr>
          <w:rFonts w:hint="eastAsia"/>
        </w:rPr>
      </w:pPr>
      <w:r>
        <w:rPr>
          <w:rFonts w:hint="eastAsia"/>
        </w:rPr>
        <w:t>Apple ✔</w:t>
      </w:r>
    </w:p>
    <w:p w14:paraId="69A8FC4A">
      <w:pPr>
        <w:spacing w:before="80" w:after="0"/>
        <w:rPr>
          <w:rFonts w:hint="eastAsia"/>
        </w:rPr>
      </w:pPr>
      <w:r>
        <w:rPr>
          <w:rFonts w:hint="eastAsia"/>
        </w:rPr>
        <w:t>Email ✔</w:t>
      </w:r>
    </w:p>
    <w:p w14:paraId="4D4B2053">
      <w:pPr>
        <w:spacing w:before="80" w:after="0"/>
        <w:rPr>
          <w:rFonts w:hint="eastAsia"/>
        </w:rPr>
      </w:pPr>
      <w:r>
        <w:rPr>
          <w:rFonts w:hint="eastAsia"/>
        </w:rPr>
        <w:t>Google ✔</w:t>
      </w:r>
    </w:p>
    <w:p w14:paraId="01D3C6B1">
      <w:pPr>
        <w:spacing w:before="80" w:after="0"/>
        <w:rPr>
          <w:rFonts w:hint="eastAsia"/>
        </w:rPr>
      </w:pPr>
      <w:r>
        <w:rPr>
          <w:rFonts w:hint="eastAsia"/>
        </w:rPr>
        <w:t>WeChat ❌</w:t>
      </w:r>
    </w:p>
    <w:p w14:paraId="6E0D550D">
      <w:pPr>
        <w:spacing w:before="80" w:after="0"/>
        <w:rPr>
          <w:rFonts w:hint="eastAsia"/>
        </w:rPr>
      </w:pPr>
      <w:r>
        <w:rPr>
          <w:rFonts w:hint="eastAsia"/>
        </w:rPr>
        <w:t>Phone ❌</w:t>
      </w:r>
    </w:p>
    <w:p w14:paraId="194F40F8">
      <w:pPr>
        <w:spacing w:before="80" w:after="0"/>
        <w:rPr>
          <w:rFonts w:hint="eastAsia"/>
        </w:rPr>
      </w:pPr>
      <w:r>
        <w:rPr>
          <w:rFonts w:hint="eastAsia"/>
          <w:lang w:val="en-US" w:eastAsia="zh-CN"/>
        </w:rPr>
        <w:t>cn</w:t>
      </w:r>
      <w:r>
        <w:rPr>
          <w:rFonts w:hint="eastAsia"/>
        </w:rPr>
        <w:t>：</w:t>
      </w:r>
    </w:p>
    <w:p w14:paraId="62B1D965">
      <w:pPr>
        <w:spacing w:before="80" w:after="0"/>
        <w:rPr>
          <w:rFonts w:hint="eastAsia"/>
        </w:rPr>
      </w:pPr>
      <w:r>
        <w:rPr>
          <w:rFonts w:hint="eastAsia"/>
        </w:rPr>
        <w:t>Apple ✔</w:t>
      </w:r>
    </w:p>
    <w:p w14:paraId="4A0EF1FE">
      <w:pPr>
        <w:spacing w:before="80" w:after="0"/>
        <w:rPr>
          <w:rFonts w:hint="eastAsia"/>
        </w:rPr>
      </w:pPr>
      <w:r>
        <w:rPr>
          <w:rFonts w:hint="eastAsia"/>
        </w:rPr>
        <w:t>Email ✔</w:t>
      </w:r>
    </w:p>
    <w:p w14:paraId="0485E870">
      <w:pPr>
        <w:spacing w:before="80" w:after="0"/>
        <w:rPr>
          <w:rFonts w:hint="eastAsia"/>
        </w:rPr>
      </w:pPr>
      <w:r>
        <w:rPr>
          <w:rFonts w:hint="eastAsia"/>
        </w:rPr>
        <w:t>Google ❌</w:t>
      </w:r>
    </w:p>
    <w:p w14:paraId="53D60492">
      <w:pPr>
        <w:spacing w:before="80" w:after="0"/>
        <w:rPr>
          <w:rFonts w:hint="eastAsia"/>
        </w:rPr>
      </w:pPr>
      <w:r>
        <w:rPr>
          <w:rFonts w:hint="eastAsia"/>
        </w:rPr>
        <w:t>WeChat ✔</w:t>
      </w:r>
    </w:p>
    <w:p w14:paraId="34D84287">
      <w:pPr>
        <w:spacing w:before="80" w:after="0"/>
      </w:pPr>
      <w:r>
        <w:rPr>
          <w:rFonts w:hint="eastAsia"/>
        </w:rPr>
        <w:t>Phone（可选）</w:t>
      </w:r>
    </w:p>
    <w:p w14:paraId="215FDE54">
      <w:pPr>
        <w:pStyle w:val="4"/>
        <w:spacing w:before="240" w:after="120"/>
        <w:rPr>
          <w:rFonts w:ascii="Arial" w:hAnsi="Arial" w:eastAsia="Arial" w:cs="Arial"/>
          <w:b/>
          <w:bCs/>
          <w:color w:val="0F3460"/>
          <w:sz w:val="24"/>
          <w:szCs w:val="24"/>
        </w:rPr>
        <w:sectPr>
          <w:type w:val="continuous"/>
          <w:pgSz w:w="11906" w:h="16838"/>
          <w:pgMar w:top="1440" w:right="1440" w:bottom="1440" w:left="144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4300" w:space="425"/>
            <w:col w:w="4300"/>
          </w:cols>
          <w:docGrid w:linePitch="360" w:charSpace="0"/>
        </w:sectPr>
      </w:pPr>
    </w:p>
    <w:p w14:paraId="55796383">
      <w:pPr>
        <w:bidi w:val="0"/>
        <w:rPr>
          <w:rFonts w:hint="eastAsia"/>
        </w:rPr>
      </w:pPr>
      <w:r>
        <w:rPr>
          <w:rFonts w:hint="eastAsia"/>
        </w:rPr>
        <w:t>&lt;前后端&gt;</w:t>
      </w:r>
    </w:p>
    <w:p w14:paraId="64927B9D">
      <w:pPr>
        <w:bidi w:val="0"/>
        <w:rPr>
          <w:rFonts w:hint="eastAsia"/>
        </w:rPr>
      </w:pPr>
      <w:r>
        <w:rPr>
          <w:rFonts w:hint="eastAsia"/>
        </w:rPr>
        <w:t>获取对应的 AppID 和 AppSecret。对于微信登录、获取用户信息等功能，通常需要单独申请。</w:t>
      </w:r>
    </w:p>
    <w:p w14:paraId="6B95E828">
      <w:pPr>
        <w:bidi w:val="0"/>
        <w:rPr>
          <w:rFonts w:hint="eastAsia"/>
        </w:rPr>
      </w:pPr>
      <w:r>
        <w:rPr>
          <w:rFonts w:hint="eastAsia"/>
        </w:rPr>
        <w:t>下载SDK并集成：在你的工程中，下载并引入各平台提供的SDK，如微信 OpenSDK。</w:t>
      </w:r>
    </w:p>
    <w:p w14:paraId="0C99AEC7">
      <w:pPr>
        <w:bidi w:val="0"/>
        <w:rPr>
          <w:rFonts w:hint="eastAsia"/>
        </w:rPr>
      </w:pPr>
    </w:p>
    <w:p w14:paraId="7F33A2BE">
      <w:pPr>
        <w:bidi w:val="0"/>
        <w:rPr>
          <w:rFonts w:hint="eastAsia"/>
        </w:rPr>
      </w:pPr>
      <w:r>
        <w:rPr>
          <w:rFonts w:hint="eastAsia"/>
        </w:rPr>
        <w:t>配置项目：对于 uni-app 这类跨平台框架，需要在项目配置文件中勾选“OAuth(登录鉴权)”模块，并填写申请好的 AppID。</w:t>
      </w:r>
    </w:p>
    <w:p w14:paraId="6067708E">
      <w:pPr>
        <w:bidi w:val="0"/>
        <w:rPr>
          <w:rFonts w:hint="eastAsia"/>
        </w:rPr>
      </w:pPr>
    </w:p>
    <w:p w14:paraId="23CCA928">
      <w:pPr>
        <w:bidi w:val="0"/>
        <w:rPr>
          <w:rFonts w:hint="eastAsia"/>
        </w:rPr>
      </w:pPr>
      <w:r>
        <w:rPr>
          <w:rFonts w:hint="eastAsia"/>
        </w:rPr>
        <w:t>调用接口：在按钮的点击事件里，调用SDK的接口（如 Baidu.getInstance().login()），系统会拉起第三方应用授权。用户同意后，客户端会拿到一个代表授权临时凭证的 code。</w:t>
      </w:r>
    </w:p>
    <w:p w14:paraId="6713020A">
      <w:pPr>
        <w:bidi w:val="0"/>
        <w:rPr>
          <w:rFonts w:hint="eastAsia"/>
        </w:rPr>
      </w:pPr>
      <w:r>
        <w:rPr>
          <w:rFonts w:hint="eastAsia"/>
        </w:rPr>
        <w:t>切忌在客户端处理 AppSecret 或直接获取用户敏感信息。正确的流程如下：</w:t>
      </w:r>
    </w:p>
    <w:p w14:paraId="7AB1FB31">
      <w:pPr>
        <w:bidi w:val="0"/>
        <w:rPr>
          <w:rFonts w:hint="eastAsia"/>
        </w:rPr>
      </w:pPr>
    </w:p>
    <w:p w14:paraId="238A6D15">
      <w:pPr>
        <w:bidi w:val="0"/>
        <w:rPr>
          <w:rFonts w:hint="eastAsia"/>
        </w:rPr>
      </w:pPr>
      <w:r>
        <w:rPr>
          <w:rFonts w:hint="eastAsia"/>
        </w:rPr>
        <w:t>接收凭证：客户端拿到 code 后，应将其发送到你的后端服务器。</w:t>
      </w:r>
    </w:p>
    <w:p w14:paraId="4CD618DF">
      <w:pPr>
        <w:bidi w:val="0"/>
        <w:rPr>
          <w:rFonts w:hint="eastAsia"/>
        </w:rPr>
      </w:pPr>
    </w:p>
    <w:p w14:paraId="3098F947">
      <w:pPr>
        <w:bidi w:val="0"/>
        <w:rPr>
          <w:rFonts w:hint="eastAsia"/>
        </w:rPr>
      </w:pPr>
      <w:r>
        <w:rPr>
          <w:rFonts w:hint="eastAsia"/>
        </w:rPr>
        <w:t>换取Token：你的后端用 AppID、AppSecret 和这个 code，去调用第三方平台接口换取 access_token。</w:t>
      </w:r>
    </w:p>
    <w:p w14:paraId="2A530C9B">
      <w:pPr>
        <w:bidi w:val="0"/>
        <w:rPr>
          <w:rFonts w:hint="eastAsia"/>
        </w:rPr>
      </w:pPr>
    </w:p>
    <w:p w14:paraId="3E26CAA2">
      <w:pPr>
        <w:bidi w:val="0"/>
        <w:rPr>
          <w:rFonts w:hint="eastAsia"/>
        </w:rPr>
      </w:pPr>
      <w:r>
        <w:rPr>
          <w:rFonts w:hint="eastAsia"/>
        </w:rPr>
        <w:t>获取信息：用拿到的 access_token 调用接口，获取用户的唯一标识（openid）、昵称、头像等信息。</w:t>
      </w:r>
    </w:p>
    <w:p w14:paraId="3E868820">
      <w:pPr>
        <w:bidi w:val="0"/>
        <w:rPr>
          <w:rFonts w:hint="eastAsia"/>
        </w:rPr>
      </w:pPr>
    </w:p>
    <w:p w14:paraId="1482324E">
      <w:pPr>
        <w:bidi w:val="0"/>
        <w:rPr>
          <w:rFonts w:hint="eastAsia"/>
        </w:rPr>
      </w:pPr>
      <w:r>
        <w:rPr>
          <w:rFonts w:hint="eastAsia"/>
        </w:rPr>
        <w:t>注册或登录：根据返回的 openid 在你的数据库里查找并建立对应关系，生成你自己 App 的登录态（如 JWT），返回给客户端。</w:t>
      </w:r>
    </w:p>
    <w:p w14:paraId="34EB4C34">
      <w:pPr>
        <w:bidi w:val="0"/>
        <w:rPr>
          <w:rFonts w:hint="eastAsia"/>
        </w:rPr>
      </w:pPr>
    </w:p>
    <w:p w14:paraId="64F7D620">
      <w:pPr>
        <w:bidi w:val="0"/>
        <w:rPr>
          <w:rFonts w:hint="eastAsia"/>
        </w:rPr>
      </w:pPr>
      <w:r>
        <w:rPr>
          <w:rFonts w:hint="eastAsia"/>
        </w:rPr>
        <w:t>使用第三方身份认证服务：像 Authing、Uni-ID 等现成的云服务，封装了上述所有流程，只需在后台简单配置即可支持多平台登录，能节省大量开发时间。</w:t>
      </w:r>
    </w:p>
    <w:p w14:paraId="5D124C10">
      <w:pPr>
        <w:bidi w:val="0"/>
        <w:rPr>
          <w:rFonts w:hint="eastAsia"/>
        </w:rPr>
      </w:pPr>
    </w:p>
    <w:p w14:paraId="3D1F9338">
      <w:pPr>
        <w:bidi w:val="0"/>
      </w:pPr>
      <w:r>
        <w:rPr>
          <w:rFonts w:hint="eastAsia"/>
        </w:rPr>
        <w:t>App开发调试时，必须使用“自定义基座”或开发版证书打包，否则第三方登录可能无法调起。</w:t>
      </w:r>
    </w:p>
    <w:p w14:paraId="58D3F9EB">
      <w:pPr>
        <w:bidi w:val="0"/>
      </w:pPr>
      <w:r>
        <w:drawing>
          <wp:inline distT="0" distB="0" distL="114300" distR="114300">
            <wp:extent cx="5728970" cy="4755515"/>
            <wp:effectExtent l="0" t="0" r="127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75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77222">
      <w:pPr>
        <w:bidi w:val="0"/>
      </w:pPr>
    </w:p>
    <w:p w14:paraId="63E31065">
      <w:pPr>
        <w:bidi w:val="0"/>
      </w:pPr>
      <w:r>
        <w:drawing>
          <wp:inline distT="0" distB="0" distL="114300" distR="114300">
            <wp:extent cx="5726430" cy="1710055"/>
            <wp:effectExtent l="0" t="0" r="381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418F">
      <w:pPr>
        <w:bidi w:val="0"/>
      </w:pPr>
    </w:p>
    <w:p w14:paraId="1F2C2411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4.5.</w:t>
      </w:r>
      <w:r>
        <w:rPr>
          <w:rFonts w:hint="eastAsia" w:ascii="Arial" w:hAnsi="Arial" w:eastAsia="宋体" w:cs="Arial"/>
          <w:b/>
          <w:bCs/>
          <w:color w:val="0F3460"/>
          <w:sz w:val="24"/>
          <w:szCs w:val="24"/>
          <w:lang w:val="en-US" w:eastAsia="zh-CN"/>
        </w:rPr>
        <w:t>2</w:t>
      </w:r>
      <w:r>
        <w:rPr>
          <w:rFonts w:ascii="Arial" w:hAnsi="Arial" w:eastAsia="Arial" w:cs="Arial"/>
          <w:b/>
          <w:bCs/>
          <w:color w:val="0F3460"/>
          <w:sz w:val="24"/>
          <w:szCs w:val="24"/>
        </w:rPr>
        <w:t>音量自适应 + 深夜自动静音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5B79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FF6A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产品模块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8AD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输出</w:t>
            </w:r>
          </w:p>
        </w:tc>
      </w:tr>
      <w:tr w14:paraId="3FDE8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894D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负责方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574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硬件 + 后端</w:t>
            </w:r>
          </w:p>
        </w:tc>
      </w:tr>
      <w:tr w14:paraId="4A22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249B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难度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10C9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易（依赖 Wi-Fi 稳定先落地）</w:t>
            </w:r>
          </w:p>
        </w:tc>
      </w:tr>
      <w:tr w14:paraId="49DDD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0DED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需讨论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3D92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否</w:t>
            </w:r>
          </w:p>
        </w:tc>
      </w:tr>
    </w:tbl>
    <w:p w14:paraId="6CF10A6F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背景与问题</w:t>
      </w:r>
    </w:p>
    <w:p w14:paraId="19F13D5D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用户反馈音量忽大忽小；深夜设备发声扰民。</w:t>
      </w:r>
    </w:p>
    <w:p w14:paraId="2BF6CAE3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需求描述</w:t>
      </w:r>
    </w:p>
    <w:p w14:paraId="307E0BB1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利用 Wi-Fi 获取云端时间，实现深夜时段（默认 22:00-07:00）自动降低音量或静音</w:t>
      </w:r>
    </w:p>
    <w:p w14:paraId="0755DB7A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是否允许用户自定义时间段，产品需定义默认值</w:t>
      </w:r>
    </w:p>
    <w:p w14:paraId="4928162E">
      <w:pPr>
        <w:spacing w:before="60" w:after="0"/>
      </w:pPr>
    </w:p>
    <w:p w14:paraId="576F7DDF">
      <w:pPr>
        <w:pStyle w:val="22"/>
        <w:bidi w:val="0"/>
      </w:pPr>
      <w:r>
        <w:t>依赖：强依赖 P0「Wi-Fi 深度集成」先上线</w:t>
      </w:r>
    </w:p>
    <w:p w14:paraId="02412856">
      <w:pPr>
        <w:spacing w:before="80" w:after="0"/>
      </w:pPr>
    </w:p>
    <w:p w14:paraId="6BA0F9BB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0F3460"/>
          <w:sz w:val="24"/>
          <w:szCs w:val="24"/>
        </w:rPr>
        <w:t>4.5.</w:t>
      </w:r>
      <w:r>
        <w:rPr>
          <w:rFonts w:hint="eastAsia" w:ascii="Arial" w:hAnsi="Arial" w:eastAsia="宋体" w:cs="Arial"/>
          <w:b/>
          <w:bCs/>
          <w:color w:val="0F3460"/>
          <w:sz w:val="24"/>
          <w:szCs w:val="24"/>
          <w:lang w:val="en-US" w:eastAsia="zh-CN"/>
        </w:rPr>
        <w:t>3</w:t>
      </w:r>
      <w:r>
        <w:rPr>
          <w:rFonts w:ascii="Arial" w:hAnsi="Arial" w:eastAsia="Arial" w:cs="Arial"/>
          <w:b/>
          <w:bCs/>
          <w:color w:val="0F3460"/>
          <w:sz w:val="24"/>
          <w:szCs w:val="24"/>
        </w:rPr>
        <w:t xml:space="preserve">  PID 软启动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07B7A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A2C7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产品模块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38AA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输出</w:t>
            </w:r>
          </w:p>
        </w:tc>
      </w:tr>
      <w:tr w14:paraId="4567F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6435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负责方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A250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硬件</w:t>
            </w:r>
          </w:p>
        </w:tc>
      </w:tr>
      <w:tr w14:paraId="79C5E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BC67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难度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4F44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中</w:t>
            </w:r>
          </w:p>
        </w:tc>
      </w:tr>
      <w:tr w14:paraId="2FDAF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A346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需讨论</w:t>
            </w:r>
          </w:p>
        </w:tc>
        <w:tc>
          <w:tcPr>
            <w:tcW w:w="73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576D"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否</w:t>
            </w:r>
          </w:p>
        </w:tc>
      </w:tr>
    </w:tbl>
    <w:p w14:paraId="496775BB">
      <w:pPr>
        <w:spacing w:before="80" w:after="0"/>
      </w:pPr>
    </w:p>
    <w:p w14:paraId="7F942C4E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背景与问题</w:t>
      </w:r>
    </w:p>
    <w:p w14:paraId="0C5A4919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电机瞬间启动导致电流过载和机械抖动，影响硬件寿命。</w:t>
      </w:r>
    </w:p>
    <w:p w14:paraId="0E3B0362">
      <w:pPr>
        <w:spacing w:before="80" w:after="8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需求描述</w:t>
      </w:r>
    </w:p>
    <w:p w14:paraId="1E9C0039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给电机动作加微小缓冲时间（初始建议值：50ms），避免瞬间启动</w:t>
      </w:r>
    </w:p>
    <w:p w14:paraId="3709F573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PID 参数初版给保守值，实测后调整</w:t>
      </w:r>
    </w:p>
    <w:p w14:paraId="15BD10F5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本项改动在固件层，不涉及前后端，可独立排期</w:t>
      </w:r>
    </w:p>
    <w:p w14:paraId="72B4A95A">
      <w:pPr>
        <w:spacing w:before="80" w:after="0"/>
      </w:pPr>
    </w:p>
    <w:p w14:paraId="546525B9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4.6  P2 功能</w:t>
      </w:r>
    </w:p>
    <w:p w14:paraId="2E1962F8">
      <w:pPr>
        <w:spacing w:before="8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800"/>
        <w:gridCol w:w="1400"/>
        <w:gridCol w:w="900"/>
        <w:gridCol w:w="3460"/>
      </w:tblGrid>
      <w:tr w14:paraId="390EE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DEE3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功能点</w:t>
            </w:r>
          </w:p>
        </w:tc>
        <w:tc>
          <w:tcPr>
            <w:tcW w:w="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839C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1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78EB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负责方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7025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难度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1A1A2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9D75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6D36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41C6D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昵称/唤醒名系统</w:t>
            </w:r>
          </w:p>
        </w:tc>
        <w:tc>
          <w:tcPr>
            <w:tcW w:w="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FE37F">
            <w:r>
              <w:rPr>
                <w:rFonts w:ascii="Arial" w:hAnsi="Arial" w:eastAsia="Arial" w:cs="Arial"/>
                <w:b/>
                <w:bCs/>
                <w:color w:val="639922"/>
                <w:sz w:val="18"/>
                <w:szCs w:val="18"/>
              </w:rPr>
              <w:t>P2</w:t>
            </w:r>
          </w:p>
        </w:tc>
        <w:tc>
          <w:tcPr>
            <w:tcW w:w="1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B374E4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FD1F3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中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B93AA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用户自定义宠物唤醒词，云端TTS适配。需评估TTS方案对自定义词汇的支持能力</w:t>
            </w:r>
          </w:p>
        </w:tc>
      </w:tr>
      <w:tr w14:paraId="3993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8B971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注销账户</w:t>
            </w:r>
          </w:p>
        </w:tc>
        <w:tc>
          <w:tcPr>
            <w:tcW w:w="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6D40AF">
            <w:r>
              <w:rPr>
                <w:rFonts w:ascii="Arial" w:hAnsi="Arial" w:eastAsia="Arial" w:cs="Arial"/>
                <w:b/>
                <w:bCs/>
                <w:color w:val="639922"/>
                <w:sz w:val="18"/>
                <w:szCs w:val="18"/>
              </w:rPr>
              <w:t>P2</w:t>
            </w:r>
          </w:p>
        </w:tc>
        <w:tc>
          <w:tcPr>
            <w:tcW w:w="1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804A4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DB17D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易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19493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GDPR合规要求。注销后数据须在30天内真正删除。建议与登录重构合并排期</w:t>
            </w:r>
          </w:p>
        </w:tc>
      </w:tr>
      <w:tr w14:paraId="7BC05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1C699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防重处理</w:t>
            </w:r>
          </w:p>
        </w:tc>
        <w:tc>
          <w:tcPr>
            <w:tcW w:w="8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B05AF">
            <w:r>
              <w:rPr>
                <w:rFonts w:ascii="Arial" w:hAnsi="Arial" w:eastAsia="Arial" w:cs="Arial"/>
                <w:b/>
                <w:bCs/>
                <w:color w:val="639922"/>
                <w:sz w:val="18"/>
                <w:szCs w:val="18"/>
              </w:rPr>
              <w:t>P2</w:t>
            </w:r>
          </w:p>
        </w:tc>
        <w:tc>
          <w:tcPr>
            <w:tcW w:w="14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E32D2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前端+后端</w:t>
            </w:r>
          </w:p>
        </w:tc>
        <w:tc>
          <w:tcPr>
            <w:tcW w:w="90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82675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易</w:t>
            </w:r>
          </w:p>
        </w:tc>
        <w:tc>
          <w:tcPr>
            <w:tcW w:w="346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784E9">
            <w:r>
              <w:rPr>
                <w:rFonts w:ascii="Arial" w:hAnsi="Arial" w:eastAsia="Arial" w:cs="Arial"/>
                <w:color w:val="666666"/>
                <w:sz w:val="18"/>
                <w:szCs w:val="18"/>
              </w:rPr>
              <w:t>前端防抖 + 后端idempotency key。建议与登录重构同期完成</w:t>
            </w:r>
          </w:p>
        </w:tc>
      </w:tr>
    </w:tbl>
    <w:p w14:paraId="10361971">
      <w:r>
        <w:br w:type="page"/>
      </w:r>
    </w:p>
    <w:p w14:paraId="72680F9B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五、待决策事项</w:t>
      </w:r>
    </w:p>
    <w:p w14:paraId="654300C2">
      <w:pPr>
        <w:pBdr>
          <w:bottom w:val="single" w:color="EEEEEE" w:sz="2" w:space="1"/>
        </w:pBdr>
        <w:spacing w:before="160" w:after="160"/>
      </w:pPr>
    </w:p>
    <w:p w14:paraId="446AFBB5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以下问题需在排期会上明确结论，未决策前对应任务无法进入开发。</w:t>
      </w:r>
    </w:p>
    <w:p w14:paraId="13D04CBA">
      <w:pPr>
        <w:spacing w:before="12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3378"/>
        <w:gridCol w:w="1590"/>
        <w:gridCol w:w="3931"/>
      </w:tblGrid>
      <w:tr w14:paraId="14D6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845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58D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待决策问题</w:t>
            </w:r>
          </w:p>
        </w:tc>
        <w:tc>
          <w:tcPr>
            <w:tcW w:w="159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A49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涉及方</w:t>
            </w:r>
          </w:p>
        </w:tc>
        <w:tc>
          <w:tcPr>
            <w:tcW w:w="393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BFD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所需决策</w:t>
            </w:r>
          </w:p>
        </w:tc>
      </w:tr>
      <w:tr w14:paraId="654E5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4E09"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①</w:t>
            </w:r>
          </w:p>
        </w:tc>
        <w:tc>
          <w:tcPr>
            <w:tcW w:w="33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848B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匿名数据迁移方案
先养宠物再登录，登录前的数据如何合并到账号？</w:t>
            </w:r>
          </w:p>
        </w:tc>
        <w:tc>
          <w:tcPr>
            <w:tcW w:w="159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0AB2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产品 + 后端</w:t>
            </w:r>
          </w:p>
        </w:tc>
        <w:tc>
          <w:tcPr>
            <w:tcW w:w="393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60F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排期前必须对齐，是登录重构的前置条件</w:t>
            </w:r>
          </w:p>
        </w:tc>
      </w:tr>
      <w:tr w14:paraId="29CF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C469"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②</w:t>
            </w:r>
          </w:p>
        </w:tc>
        <w:tc>
          <w:tcPr>
            <w:tcW w:w="33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5CC69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微信 OAuth 资质申请
审核周期 2-4 周，等开发完再提来不及</w:t>
            </w:r>
          </w:p>
        </w:tc>
        <w:tc>
          <w:tcPr>
            <w:tcW w:w="159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378C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产品/运营</w:t>
            </w:r>
          </w:p>
        </w:tc>
        <w:tc>
          <w:tcPr>
            <w:tcW w:w="393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D53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今天确认责任人，立即启动申请</w:t>
            </w:r>
          </w:p>
        </w:tc>
      </w:tr>
      <w:tr w14:paraId="0ECF3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C565"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③</w:t>
            </w:r>
          </w:p>
        </w:tc>
        <w:tc>
          <w:tcPr>
            <w:tcW w:w="33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E2AF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死区参数是否云端可配置？
「5%」是估算值，烧死固件还是云端下发？</w:t>
            </w:r>
          </w:p>
        </w:tc>
        <w:tc>
          <w:tcPr>
            <w:tcW w:w="159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792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硬件 + 后端</w:t>
            </w:r>
          </w:p>
        </w:tc>
        <w:tc>
          <w:tcPr>
            <w:tcW w:w="393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8DB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本次会议拍板，影响固件设计方案</w:t>
            </w:r>
          </w:p>
        </w:tc>
      </w:tr>
      <w:tr w14:paraId="1803D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54AB"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④</w:t>
            </w:r>
          </w:p>
        </w:tc>
        <w:tc>
          <w:tcPr>
            <w:tcW w:w="3378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21EA">
            <w:r>
              <w:rPr>
                <w:rFonts w:ascii="Arial" w:hAnsi="Arial" w:eastAsia="Arial" w:cs="Arial"/>
                <w:b/>
                <w:bCs/>
                <w:color w:val="1A1A2E"/>
                <w:sz w:val="20"/>
                <w:szCs w:val="20"/>
              </w:rPr>
              <w:t>第三方登录 SDK 选型
Authing / Uni-ID / 自建，影响合规和费用</w:t>
            </w:r>
          </w:p>
        </w:tc>
        <w:tc>
          <w:tcPr>
            <w:tcW w:w="1590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FD4C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>技术 + 产品</w:t>
            </w:r>
          </w:p>
        </w:tc>
        <w:tc>
          <w:tcPr>
            <w:tcW w:w="3931" w:type="dxa"/>
            <w:tcBorders>
              <w:top w:val="single" w:color="E0E0E0" w:sz="0" w:space="0"/>
              <w:left w:val="single" w:color="E0E0E0" w:sz="0" w:space="0"/>
              <w:bottom w:val="single" w:color="E0E0E0" w:sz="0" w:space="0"/>
              <w:right w:val="single" w:color="E0E0E0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CC3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本次定方向，细节另开技术对齐会</w:t>
            </w:r>
          </w:p>
        </w:tc>
      </w:tr>
    </w:tbl>
    <w:p w14:paraId="3ED7BB61">
      <w:pPr>
        <w:rPr>
          <w:rStyle w:val="1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1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14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Style w:val="1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给每个未登录用户一个稳定的匿名标识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（如 </w:t>
      </w:r>
      <w:r>
        <w:rPr>
          <w:rStyle w:val="17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</w:rPr>
        <w:t>device_id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</w:t>
      </w:r>
      <w:r>
        <w:rPr>
          <w:rStyle w:val="17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</w:rPr>
        <w:t>uuid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），登录时将</w:t>
      </w: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该匿名标识下的所有数据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转移到</w:t>
      </w:r>
      <w:r>
        <w:rPr>
          <w:rStyle w:val="14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用户 ID 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，然后清理匿名状态。</w:t>
      </w:r>
      <w:r>
        <w:rPr>
          <w:rStyle w:val="14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给每个未登录用户分配一个持久的匿名ID，登录时让后端把该ID下的所有数据“过户”到真实用户ID，然后清理掉匿名ID。</w:t>
      </w:r>
    </w:p>
    <w:p w14:paraId="33D9F8B0">
      <w:r>
        <w:drawing>
          <wp:inline distT="0" distB="0" distL="114300" distR="114300">
            <wp:extent cx="826135" cy="2045335"/>
            <wp:effectExtent l="0" t="0" r="12065" b="12065"/>
            <wp:docPr id="1" name="图片 1" descr="deepseek_mermaid_20260407_3fb5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407_3fb5f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9CB6E4F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六、非功能性需求</w:t>
      </w:r>
    </w:p>
    <w:p w14:paraId="2C831E19">
      <w:pPr>
        <w:pBdr>
          <w:bottom w:val="single" w:color="EEEEEE" w:sz="2" w:space="1"/>
        </w:pBdr>
        <w:spacing w:before="160" w:after="160"/>
      </w:pPr>
    </w:p>
    <w:p w14:paraId="6F0D40E7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6.1  性能</w:t>
      </w:r>
    </w:p>
    <w:p w14:paraId="381039DE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App 状态同步延迟：设备状态变更后 App 收到更新 &lt; 3 秒</w:t>
      </w:r>
    </w:p>
    <w:p w14:paraId="60328C9B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Wi-Fi 重连时间：掉线后自动重连 &lt; 30 秒</w:t>
      </w:r>
    </w:p>
    <w:p w14:paraId="05E6966C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App 启动至可操作：&lt; 3 秒（冷启动）</w:t>
      </w:r>
    </w:p>
    <w:p w14:paraId="53702174">
      <w:pPr>
        <w:spacing w:before="120" w:after="0"/>
      </w:pPr>
    </w:p>
    <w:p w14:paraId="0F48EC04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6.2  合规</w:t>
      </w:r>
    </w:p>
    <w:p w14:paraId="2B772D95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GDPR：注销账户后，用户数据须在 30 天内真正删除</w:t>
      </w:r>
    </w:p>
    <w:p w14:paraId="77A3DC0B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微信 OAuth：AppSecret 严禁在客户端处理，必须后端换取 Token</w:t>
      </w:r>
    </w:p>
    <w:p w14:paraId="326DDBC5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欧盟用户数据存储：须符合当地法规，数据不出欧盟</w:t>
      </w:r>
    </w:p>
    <w:p w14:paraId="458F34DC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App Store / Google Play：需符合各平台内容政策，家长控制能力需达标</w:t>
      </w:r>
    </w:p>
    <w:p w14:paraId="4673E646">
      <w:pPr>
        <w:spacing w:before="120" w:after="0"/>
      </w:pPr>
    </w:p>
    <w:p w14:paraId="31169AC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6.3  安全</w:t>
      </w:r>
    </w:p>
    <w:p w14:paraId="42F31BAF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所有提交类接口需加 idempotency key 防重保护</w:t>
      </w:r>
    </w:p>
    <w:p w14:paraId="0D990AD7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第三方登录 code 换取 token 必须走后端，不在客户端暴露 AppSecret</w:t>
      </w:r>
    </w:p>
    <w:p w14:paraId="160A9178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用户敏感数据（手机号/邮箱）传输须全程 HTTPS</w:t>
      </w:r>
    </w:p>
    <w:p w14:paraId="2213003E">
      <w:r>
        <w:br w:type="page"/>
      </w:r>
    </w:p>
    <w:p w14:paraId="0CC30969">
      <w:pPr>
        <w:pStyle w:val="2"/>
        <w:spacing w:before="480" w:after="200"/>
      </w:pPr>
      <w:r>
        <w:rPr>
          <w:rFonts w:ascii="Arial" w:hAnsi="Arial" w:eastAsia="Arial" w:cs="Arial"/>
          <w:b/>
          <w:bCs/>
          <w:color w:val="1A1A2E"/>
          <w:sz w:val="40"/>
          <w:szCs w:val="40"/>
        </w:rPr>
        <w:t>七、附录  ·  说明</w:t>
      </w:r>
    </w:p>
    <w:p w14:paraId="5653DC9B">
      <w:pPr>
        <w:pBdr>
          <w:bottom w:val="single" w:color="EEEEEE" w:sz="2" w:space="1"/>
        </w:pBdr>
        <w:spacing w:before="160" w:after="160"/>
      </w:pPr>
    </w:p>
    <w:p w14:paraId="2C06906B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本文档为产品需求文档（PRD），聚焦产品功能、用户场景、优先级和业务逻辑。</w:t>
      </w:r>
    </w:p>
    <w:p w14:paraId="26C2C11B">
      <w:pPr>
        <w:spacing w:before="80" w:after="80"/>
      </w:pPr>
      <w:r>
        <w:rPr>
          <w:rFonts w:ascii="Arial" w:hAnsi="Arial" w:eastAsia="Arial" w:cs="Arial"/>
          <w:color w:val="333333"/>
          <w:sz w:val="22"/>
          <w:szCs w:val="22"/>
        </w:rPr>
        <w:t>以下技术规范内容较专业，另见配套文档《Noddy 技术功能规范》，内容涵盖：</w:t>
      </w:r>
    </w:p>
    <w:p w14:paraId="606567A5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情绪系统：25种情绪矩阵（舒适值×活泼值）+ 各场景舒适值/活泼值计算规则</w:t>
      </w:r>
    </w:p>
    <w:p w14:paraId="5DE8BD1F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性格系统：4种性格类型（调皮/外向/慢热/敏感）+ 养成规则 + 情绪恢复时间</w:t>
      </w:r>
    </w:p>
    <w:p w14:paraId="3B4D4205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感知输入规范：33个交互场景定义 + 触摸/IMU/温湿度/声音响应规则</w:t>
      </w:r>
    </w:p>
    <w:p w14:paraId="14B0C542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行为输出规范：电机动作词典 + 行为优先级（P0-P4）+ 响应模式</w:t>
      </w:r>
    </w:p>
    <w:p w14:paraId="421C7848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时间调度系统：6个时段活泼值基准调整规则 + 深夜/午睡模式</w:t>
      </w:r>
    </w:p>
    <w:p w14:paraId="554CB2FB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仿生运动曲线：三层叠加机制（缓入急出 + 过冲回弹 + 静止微颤）</w:t>
      </w:r>
    </w:p>
    <w:p w14:paraId="2AFB5989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空间场景分层：桌面/怀抱/充电/被滚动四种场景识别与行为策略</w:t>
      </w:r>
    </w:p>
    <w:p w14:paraId="1403BFCB">
      <w:pPr>
        <w:spacing w:before="120" w:after="0"/>
      </w:pPr>
    </w:p>
    <w:p w14:paraId="72902055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6213E"/>
          <w:sz w:val="28"/>
          <w:szCs w:val="28"/>
        </w:rPr>
        <w:t>相关资料链接</w:t>
      </w:r>
    </w:p>
    <w:p w14:paraId="0B3EDEED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Noddy 产品功能点数据库（Notion）：https://www.notion.so/2fda86f5091580259305ede6b29f637e</w:t>
      </w:r>
    </w:p>
    <w:p w14:paraId="1ABBD69E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功能架构图：见《Noddy AI情绪养成伴侣宠物功能架构》思维导图</w:t>
      </w:r>
    </w:p>
    <w:p w14:paraId="270EF3E7">
      <w:pPr>
        <w:pStyle w:val="19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333333"/>
          <w:sz w:val="22"/>
          <w:szCs w:val="22"/>
        </w:rPr>
        <w:t>技术功能规范：见配套文档《Noddy 技术功能规范 v1.0》</w:t>
      </w:r>
    </w:p>
    <w:p w14:paraId="495553C4">
      <w:pPr>
        <w:jc w:val="center"/>
      </w:pPr>
    </w:p>
    <w:sectPr>
      <w:type w:val="continuous"/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tar">
    <w15:presenceInfo w15:providerId="WPS Office" w15:userId="4084977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C825B1D"/>
    <w:rsid w:val="102D3E54"/>
    <w:rsid w:val="226552CF"/>
    <w:rsid w:val="26A41540"/>
    <w:rsid w:val="29276A08"/>
    <w:rsid w:val="2C9B6892"/>
    <w:rsid w:val="2E0629C2"/>
    <w:rsid w:val="31FD0B5B"/>
    <w:rsid w:val="36DE5263"/>
    <w:rsid w:val="578C0BCA"/>
    <w:rsid w:val="5D4B21D7"/>
    <w:rsid w:val="5F3A4D64"/>
    <w:rsid w:val="641A41C0"/>
    <w:rsid w:val="66867995"/>
    <w:rsid w:val="671C79D7"/>
    <w:rsid w:val="6B4F0D37"/>
    <w:rsid w:val="6DF65911"/>
    <w:rsid w:val="7A2B4A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before="60" w:after="60"/>
      <w:jc w:val="both"/>
    </w:pPr>
    <w:rPr>
      <w:rFonts w:ascii="微软雅黑" w:hAnsi="微软雅黑" w:eastAsia="微软雅黑" w:cs="微软雅黑"/>
      <w:color w:val="444444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D3436"/>
      <w:sz w:val="24"/>
      <w:szCs w:val="24"/>
    </w:rPr>
  </w:style>
  <w:style w:type="paragraph" w:styleId="4">
    <w:name w:val="heading 3"/>
    <w:basedOn w:val="1"/>
    <w:next w:val="1"/>
    <w:qFormat/>
    <w:uiPriority w:val="0"/>
    <w:pPr>
      <w:spacing w:before="80" w:after="80"/>
      <w:outlineLvl w:val="2"/>
    </w:pPr>
    <w:rPr>
      <w:b/>
      <w:bCs/>
      <w:color w:val="555555"/>
      <w:sz w:val="20"/>
      <w:szCs w:val="20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21"/>
    <w:qFormat/>
    <w:uiPriority w:val="0"/>
    <w:pPr>
      <w:snapToGrid w:val="0"/>
      <w:jc w:val="left"/>
    </w:pPr>
  </w:style>
  <w:style w:type="paragraph" w:styleId="9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ndnote reference"/>
    <w:basedOn w:val="13"/>
    <w:qFormat/>
    <w:uiPriority w:val="0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HTML Code"/>
    <w:basedOn w:val="13"/>
    <w:qFormat/>
    <w:uiPriority w:val="0"/>
    <w:rPr>
      <w:rFonts w:ascii="Courier New" w:hAnsi="Courier New"/>
      <w:sz w:val="20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20">
    <w:name w:val="Footnote Text Char"/>
    <w:link w:val="9"/>
    <w:semiHidden/>
    <w:unhideWhenUsed/>
    <w:qFormat/>
    <w:uiPriority w:val="99"/>
    <w:rPr>
      <w:rFonts w:ascii="Arial" w:hAnsi="Arial" w:eastAsia="Arial" w:cs="Arial"/>
      <w:sz w:val="20"/>
      <w:szCs w:val="20"/>
    </w:rPr>
  </w:style>
  <w:style w:type="character" w:customStyle="1" w:styleId="21">
    <w:name w:val="Endnote Text Char"/>
    <w:link w:val="8"/>
    <w:semiHidden/>
    <w:unhideWhenUsed/>
    <w:qFormat/>
    <w:uiPriority w:val="99"/>
  </w:style>
  <w:style w:type="paragraph" w:customStyle="1" w:styleId="22">
    <w:name w:val="备注"/>
    <w:basedOn w:val="1"/>
    <w:qFormat/>
    <w:uiPriority w:val="0"/>
    <w:pPr>
      <w:pBdr>
        <w:left w:val="single" w:color="A29BFE" w:sz="8" w:space="8"/>
      </w:pBdr>
      <w:spacing w:before="80" w:after="80"/>
      <w:ind w:left="300"/>
    </w:pPr>
    <w:rPr>
      <w:color w:val="666666"/>
      <w:sz w:val="19"/>
      <w:szCs w:val="19"/>
    </w:rPr>
  </w:style>
  <w:style w:type="paragraph" w:customStyle="1" w:styleId="23">
    <w:name w:val="表头"/>
    <w:basedOn w:val="1"/>
    <w:qFormat/>
    <w:uiPriority w:val="0"/>
    <w:pPr>
      <w:jc w:val="center"/>
    </w:pPr>
    <w:rPr>
      <w:b/>
      <w:bCs/>
      <w:color w:val="4B3FA0"/>
    </w:rPr>
  </w:style>
  <w:style w:type="paragraph" w:customStyle="1" w:styleId="24">
    <w:name w:val="表格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5147</Words>
  <Characters>6154</Characters>
  <TotalTime>17</TotalTime>
  <ScaleCrop>false</ScaleCrop>
  <LinksUpToDate>false</LinksUpToDate>
  <CharactersWithSpaces>6556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2026-04-07T05:59:00Z</dcterms:created>
  <dc:creator>Un-named</dc:creator>
  <cp:lastModifiedBy>star</cp:lastModifiedBy>
  <dcterms:modified xsi:type="dcterms:W3CDTF">2026-04-24T07:24:13Z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eyJoZGlkIjoiYzg2ZTQ2M2UzZjk3NWJmMzYwZWVjMzI2MWUyMTg0ZTciLCJ1c2VySWQiOiIzNzM5NDQ1NDAifQ==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36705B456BBF415BAF90AC4F9E219293_12</vt:lpwstr>
  </property>
</Properties>
</file>